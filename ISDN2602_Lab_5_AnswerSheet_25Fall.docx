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5A50F" w14:textId="77777777" w:rsidR="00CE1EDE" w:rsidRDefault="00E16A20">
      <w:pPr>
        <w:pStyle w:val="1"/>
        <w:spacing w:before="64" w:line="244" w:lineRule="auto"/>
        <w:ind w:left="4436" w:right="1586" w:hanging="2873"/>
      </w:pPr>
      <w:r>
        <w:t>THE HONG KONG UNIVERSITY OF SCIENCE AND TECHNOLOGY ISDN 2602</w:t>
      </w:r>
    </w:p>
    <w:p w14:paraId="01C5A510" w14:textId="77777777" w:rsidR="00CE1EDE" w:rsidRDefault="00CE1EDE">
      <w:pPr>
        <w:pStyle w:val="a3"/>
        <w:spacing w:before="8"/>
        <w:rPr>
          <w:b/>
        </w:rPr>
      </w:pPr>
    </w:p>
    <w:p w14:paraId="01C5A511" w14:textId="7FC62494" w:rsidR="00CE1EDE" w:rsidRDefault="00E16A20">
      <w:pPr>
        <w:ind w:left="2426" w:right="2585"/>
        <w:jc w:val="center"/>
        <w:rPr>
          <w:b/>
        </w:rPr>
      </w:pPr>
      <w:r>
        <w:rPr>
          <w:b/>
        </w:rPr>
        <w:t xml:space="preserve">Laboratory </w:t>
      </w:r>
      <w:r w:rsidR="00796F0A">
        <w:rPr>
          <w:rFonts w:eastAsiaTheme="minorEastAsia" w:hint="eastAsia"/>
          <w:b/>
          <w:lang w:eastAsia="zh-CN"/>
        </w:rPr>
        <w:t>5</w:t>
      </w:r>
      <w:r>
        <w:rPr>
          <w:b/>
        </w:rPr>
        <w:t xml:space="preserve">: </w:t>
      </w:r>
      <w:r w:rsidR="00796F0A">
        <w:rPr>
          <w:rFonts w:eastAsiaTheme="minorEastAsia" w:hint="eastAsia"/>
          <w:b/>
          <w:lang w:eastAsia="zh-CN"/>
        </w:rPr>
        <w:t>Routing</w:t>
      </w:r>
      <w:r>
        <w:rPr>
          <w:b/>
        </w:rPr>
        <w:t xml:space="preserve"> (5%)</w:t>
      </w:r>
    </w:p>
    <w:p w14:paraId="01C5A513" w14:textId="77777777" w:rsidR="00CE1EDE" w:rsidRDefault="00CE1EDE">
      <w:pPr>
        <w:pStyle w:val="a3"/>
        <w:rPr>
          <w:rFonts w:eastAsiaTheme="minorEastAsia"/>
          <w:b/>
          <w:sz w:val="24"/>
          <w:lang w:eastAsia="zh-CN"/>
        </w:rPr>
      </w:pPr>
    </w:p>
    <w:p w14:paraId="2CF12D86" w14:textId="77777777" w:rsidR="0097733B" w:rsidRDefault="0097733B" w:rsidP="0097733B">
      <w:pPr>
        <w:pStyle w:val="a3"/>
        <w:spacing w:before="10"/>
        <w:jc w:val="center"/>
        <w:rPr>
          <w:rFonts w:eastAsiaTheme="minorEastAsia"/>
          <w:b/>
          <w:sz w:val="30"/>
          <w:lang w:eastAsia="zh-CN"/>
        </w:rPr>
      </w:pPr>
      <w:r>
        <w:rPr>
          <w:rFonts w:eastAsiaTheme="minorEastAsia" w:hint="eastAsia"/>
          <w:b/>
          <w:sz w:val="30"/>
          <w:lang w:eastAsia="zh-CN"/>
        </w:rPr>
        <w:t>Answer Sheet</w:t>
      </w:r>
    </w:p>
    <w:p w14:paraId="3B6C3383" w14:textId="77777777" w:rsidR="0097733B" w:rsidRDefault="0097733B" w:rsidP="0097733B">
      <w:pPr>
        <w:pStyle w:val="a3"/>
        <w:spacing w:before="10"/>
        <w:rPr>
          <w:rFonts w:eastAsiaTheme="minorEastAsia"/>
          <w:b/>
          <w:sz w:val="30"/>
          <w:lang w:eastAsia="zh-CN"/>
        </w:rPr>
      </w:pPr>
    </w:p>
    <w:p w14:paraId="41010D85" w14:textId="2D540FDF" w:rsidR="0097733B" w:rsidRPr="000C48A4" w:rsidRDefault="0097733B" w:rsidP="0097733B">
      <w:pPr>
        <w:pStyle w:val="a3"/>
        <w:spacing w:before="10"/>
        <w:rPr>
          <w:rFonts w:eastAsiaTheme="minorEastAsia"/>
          <w:bCs/>
          <w:sz w:val="30"/>
          <w:lang w:eastAsia="zh-CN"/>
        </w:rPr>
      </w:pPr>
      <w:r w:rsidRPr="000C48A4">
        <w:rPr>
          <w:rFonts w:eastAsiaTheme="minorEastAsia" w:hint="eastAsia"/>
          <w:bCs/>
          <w:sz w:val="30"/>
          <w:lang w:eastAsia="zh-CN"/>
        </w:rPr>
        <w:t xml:space="preserve">Please write down your answer here and submit your answer on </w:t>
      </w:r>
      <w:r>
        <w:rPr>
          <w:rFonts w:eastAsiaTheme="minorEastAsia" w:hint="eastAsia"/>
          <w:bCs/>
          <w:sz w:val="30"/>
          <w:lang w:eastAsia="zh-CN"/>
        </w:rPr>
        <w:t>GitHub</w:t>
      </w:r>
      <w:r w:rsidRPr="000C48A4">
        <w:rPr>
          <w:rFonts w:eastAsiaTheme="minorEastAsia" w:hint="eastAsia"/>
          <w:bCs/>
          <w:sz w:val="30"/>
          <w:lang w:eastAsia="zh-CN"/>
        </w:rPr>
        <w:t xml:space="preserve"> by </w:t>
      </w:r>
      <w:r w:rsidRPr="000C48A4">
        <w:rPr>
          <w:rFonts w:eastAsiaTheme="minorEastAsia"/>
          <w:bCs/>
          <w:sz w:val="30"/>
          <w:lang w:eastAsia="zh-CN"/>
        </w:rPr>
        <w:t>Wednesday (</w:t>
      </w:r>
      <w:r w:rsidR="00A91C94">
        <w:rPr>
          <w:rFonts w:eastAsiaTheme="minorEastAsia" w:hint="eastAsia"/>
          <w:bCs/>
          <w:sz w:val="30"/>
          <w:lang w:eastAsia="zh-CN"/>
        </w:rPr>
        <w:t>Nov</w:t>
      </w:r>
      <w:r w:rsidRPr="000C48A4">
        <w:rPr>
          <w:rFonts w:eastAsiaTheme="minorEastAsia" w:hint="eastAsia"/>
          <w:bCs/>
          <w:sz w:val="30"/>
          <w:lang w:eastAsia="zh-CN"/>
        </w:rPr>
        <w:t xml:space="preserve"> </w:t>
      </w:r>
      <w:r w:rsidR="00A91C94">
        <w:rPr>
          <w:rFonts w:eastAsiaTheme="minorEastAsia" w:hint="eastAsia"/>
          <w:bCs/>
          <w:sz w:val="30"/>
          <w:lang w:eastAsia="zh-CN"/>
        </w:rPr>
        <w:t>5</w:t>
      </w:r>
      <w:r w:rsidR="00A91C94">
        <w:rPr>
          <w:rFonts w:eastAsiaTheme="minorEastAsia" w:hint="eastAsia"/>
          <w:bCs/>
          <w:sz w:val="30"/>
          <w:vertAlign w:val="superscript"/>
          <w:lang w:eastAsia="zh-CN"/>
        </w:rPr>
        <w:t>th</w:t>
      </w:r>
      <w:r w:rsidRPr="000C48A4">
        <w:rPr>
          <w:rFonts w:eastAsiaTheme="minorEastAsia" w:hint="eastAsia"/>
          <w:bCs/>
          <w:sz w:val="30"/>
          <w:lang w:eastAsia="zh-CN"/>
        </w:rPr>
        <w:t>) 23:59</w:t>
      </w:r>
    </w:p>
    <w:p w14:paraId="6070747E" w14:textId="77777777" w:rsidR="0097733B" w:rsidRDefault="0097733B" w:rsidP="0097733B">
      <w:pPr>
        <w:pStyle w:val="a3"/>
        <w:rPr>
          <w:b/>
        </w:rPr>
      </w:pPr>
    </w:p>
    <w:p w14:paraId="57FBBF77" w14:textId="77777777" w:rsidR="00796F0A" w:rsidRPr="00870CCE" w:rsidRDefault="00796F0A" w:rsidP="00796F0A">
      <w:pPr>
        <w:spacing w:after="120" w:line="260" w:lineRule="exact"/>
        <w:rPr>
          <w:b/>
          <w:bCs/>
          <w:i/>
          <w:iCs/>
          <w:u w:val="single"/>
        </w:rPr>
      </w:pPr>
      <w:r w:rsidRPr="00870CCE">
        <w:rPr>
          <w:b/>
          <w:bCs/>
          <w:i/>
          <w:iCs/>
          <w:u w:val="single"/>
        </w:rPr>
        <w:t>Part I: Simulation of Dijkstra’s Algorithm by MATLAB</w:t>
      </w:r>
    </w:p>
    <w:p w14:paraId="5EE512E9" w14:textId="77777777" w:rsidR="00796F0A" w:rsidRPr="00333C6F" w:rsidRDefault="00796F0A" w:rsidP="00796F0A">
      <w:pPr>
        <w:pStyle w:val="ELEC1100SectionHeading"/>
        <w:numPr>
          <w:ilvl w:val="0"/>
          <w:numId w:val="0"/>
        </w:numPr>
        <w:rPr>
          <w:u w:val="single"/>
        </w:rPr>
      </w:pPr>
      <w:r w:rsidRPr="2B470694">
        <w:rPr>
          <w:u w:val="single"/>
        </w:rPr>
        <w:t>Task 1 – Find the shortest path by Dijkstra’s Algorithm</w:t>
      </w:r>
    </w:p>
    <w:p w14:paraId="01C5A527" w14:textId="77777777" w:rsidR="00CE1EDE" w:rsidRDefault="00CE1EDE">
      <w:pPr>
        <w:pStyle w:val="a3"/>
        <w:spacing w:before="3"/>
        <w:rPr>
          <w:b/>
          <w:sz w:val="13"/>
        </w:rPr>
      </w:pPr>
    </w:p>
    <w:p w14:paraId="71010A6D" w14:textId="68D46555" w:rsidR="00796F0A" w:rsidRDefault="00796F0A" w:rsidP="00796F0A">
      <w:pPr>
        <w:spacing w:line="260" w:lineRule="exact"/>
      </w:pPr>
      <w:r w:rsidRPr="00AF5A5C">
        <w:t xml:space="preserve">In this task, we will </w:t>
      </w:r>
      <w:r>
        <w:t xml:space="preserve">use the graph shown in </w:t>
      </w:r>
      <w:r w:rsidR="00F14E89">
        <w:rPr>
          <w:rFonts w:eastAsiaTheme="minorEastAsia" w:hint="eastAsia"/>
          <w:lang w:eastAsia="zh-CN"/>
        </w:rPr>
        <w:t>figure</w:t>
      </w:r>
      <w:r>
        <w:t>.</w:t>
      </w:r>
    </w:p>
    <w:p w14:paraId="4FF9FDA5" w14:textId="37405A87" w:rsidR="00796F0A" w:rsidRDefault="00796F0A" w:rsidP="00796F0A">
      <w:pPr>
        <w:spacing w:line="260" w:lineRule="exact"/>
        <w:jc w:val="center"/>
        <w:rPr>
          <w:rFonts w:eastAsiaTheme="minorEastAsia"/>
          <w:lang w:eastAsia="zh-CN"/>
        </w:rPr>
      </w:pPr>
      <w:del w:id="0" w:author="CHAN Ming Chun" w:date="2024-04-22T20:22:00Z">
        <w:r w:rsidDel="00327325">
          <w:rPr>
            <w:noProof/>
            <w:lang w:eastAsia="zh-CN"/>
          </w:rPr>
          <w:drawing>
            <wp:anchor distT="0" distB="0" distL="114300" distR="114300" simplePos="0" relativeHeight="251662345" behindDoc="0" locked="0" layoutInCell="1" allowOverlap="1" wp14:anchorId="5D76CD56" wp14:editId="514D74F5">
              <wp:simplePos x="0" y="0"/>
              <wp:positionH relativeFrom="margin">
                <wp:posOffset>808355</wp:posOffset>
              </wp:positionH>
              <wp:positionV relativeFrom="paragraph">
                <wp:posOffset>0</wp:posOffset>
              </wp:positionV>
              <wp:extent cx="4649470" cy="2931160"/>
              <wp:effectExtent l="0" t="0" r="0" b="2540"/>
              <wp:wrapTopAndBottom/>
              <wp:docPr id="1958198864" name="Picture 3" descr="图表&#10;&#10;AI 生成的内容可能不正确。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58198864" name="Picture 3" descr="图表&#10;&#10;AI 生成的内容可能不正确。"/>
                      <pic:cNvPicPr/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49470" cy="29311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del>
      <w:r w:rsidRPr="00327325">
        <w:t>Figure: Example of a weighted graph</w:t>
      </w:r>
    </w:p>
    <w:p w14:paraId="1F05467B" w14:textId="77777777" w:rsidR="00796F0A" w:rsidRPr="00796F0A" w:rsidDel="00327325" w:rsidRDefault="00796F0A" w:rsidP="00796F0A">
      <w:pPr>
        <w:spacing w:line="260" w:lineRule="exact"/>
        <w:jc w:val="center"/>
        <w:rPr>
          <w:del w:id="1" w:author="CHAN Ming Chun" w:date="2024-04-22T20:22:00Z"/>
          <w:rFonts w:eastAsiaTheme="minorEastAsia"/>
          <w:lang w:eastAsia="zh-CN"/>
        </w:rPr>
      </w:pPr>
    </w:p>
    <w:p w14:paraId="44847B22" w14:textId="77777777" w:rsidR="00796F0A" w:rsidRPr="00AF5A5C" w:rsidRDefault="00796F0A" w:rsidP="00796F0A">
      <w:pPr>
        <w:spacing w:line="260" w:lineRule="exact"/>
      </w:pPr>
      <w:r w:rsidRPr="00AF5A5C">
        <w:t xml:space="preserve">Open </w:t>
      </w:r>
      <w:r>
        <w:t xml:space="preserve">the </w:t>
      </w:r>
      <w:r w:rsidRPr="00AF5A5C">
        <w:t>file "</w:t>
      </w:r>
      <w:r w:rsidRPr="00CF26B5">
        <w:rPr>
          <w:b/>
        </w:rPr>
        <w:t>Task1.m</w:t>
      </w:r>
      <w:r w:rsidRPr="00AF5A5C">
        <w:t xml:space="preserve">" in the MATLAB editor window and run the code. </w:t>
      </w:r>
    </w:p>
    <w:p w14:paraId="2974992D" w14:textId="77777777" w:rsidR="00796F0A" w:rsidRDefault="00796F0A" w:rsidP="00796F0A">
      <w:pPr>
        <w:spacing w:line="260" w:lineRule="exact"/>
      </w:pPr>
    </w:p>
    <w:p w14:paraId="7925144F" w14:textId="77777777" w:rsidR="00796F0A" w:rsidRDefault="00796F0A" w:rsidP="00796F0A">
      <w:pPr>
        <w:spacing w:line="260" w:lineRule="exact"/>
      </w:pPr>
      <w:r>
        <w:t xml:space="preserve">There is an n x n array </w:t>
      </w:r>
      <w:r w:rsidRPr="001C1FE9">
        <w:rPr>
          <w:b/>
          <w:i/>
        </w:rPr>
        <w:t>Graph(</w:t>
      </w:r>
      <w:proofErr w:type="spellStart"/>
      <w:proofErr w:type="gramStart"/>
      <w:r w:rsidRPr="001C1FE9">
        <w:rPr>
          <w:b/>
          <w:i/>
        </w:rPr>
        <w:t>i,j</w:t>
      </w:r>
      <w:proofErr w:type="spellEnd"/>
      <w:proofErr w:type="gramEnd"/>
      <w:r w:rsidRPr="001C1FE9">
        <w:rPr>
          <w:b/>
          <w:i/>
        </w:rPr>
        <w:t>)</w:t>
      </w:r>
      <w:r>
        <w:t xml:space="preserve"> of weight/cost where n is equal to the number of nodes in the graph. The cost between nodes </w:t>
      </w:r>
      <w:proofErr w:type="spellStart"/>
      <w:r w:rsidRPr="00271533">
        <w:rPr>
          <w:b/>
          <w:i/>
        </w:rPr>
        <w:t>i</w:t>
      </w:r>
      <w:proofErr w:type="spellEnd"/>
      <w:r>
        <w:t xml:space="preserve"> and </w:t>
      </w:r>
      <w:r w:rsidRPr="00271533">
        <w:rPr>
          <w:b/>
          <w:i/>
        </w:rPr>
        <w:t>j</w:t>
      </w:r>
      <w:r>
        <w:t xml:space="preserve"> is given by </w:t>
      </w:r>
      <w:r w:rsidRPr="00271533">
        <w:rPr>
          <w:b/>
          <w:i/>
        </w:rPr>
        <w:t>Graph(</w:t>
      </w:r>
      <w:proofErr w:type="spellStart"/>
      <w:proofErr w:type="gramStart"/>
      <w:r w:rsidRPr="00271533">
        <w:rPr>
          <w:b/>
          <w:i/>
        </w:rPr>
        <w:t>i,j</w:t>
      </w:r>
      <w:proofErr w:type="spellEnd"/>
      <w:proofErr w:type="gramEnd"/>
      <w:r w:rsidRPr="00271533">
        <w:rPr>
          <w:b/>
          <w:i/>
        </w:rPr>
        <w:t>)</w:t>
      </w:r>
      <w:r>
        <w:t xml:space="preserve">. </w:t>
      </w:r>
      <w:r w:rsidRPr="002322A0">
        <w:rPr>
          <w:b/>
          <w:i/>
        </w:rPr>
        <w:t>Graph(</w:t>
      </w:r>
      <w:proofErr w:type="spellStart"/>
      <w:proofErr w:type="gramStart"/>
      <w:r w:rsidRPr="002322A0">
        <w:rPr>
          <w:b/>
          <w:i/>
        </w:rPr>
        <w:t>i,j</w:t>
      </w:r>
      <w:proofErr w:type="spellEnd"/>
      <w:proofErr w:type="gramEnd"/>
      <w:r w:rsidRPr="002322A0">
        <w:rPr>
          <w:b/>
          <w:i/>
        </w:rPr>
        <w:t>)</w:t>
      </w:r>
      <w:r>
        <w:t xml:space="preserve"> = 0 for </w:t>
      </w:r>
      <w:proofErr w:type="spellStart"/>
      <w:r w:rsidRPr="002322A0">
        <w:rPr>
          <w:b/>
          <w:i/>
        </w:rPr>
        <w:t>i</w:t>
      </w:r>
      <w:proofErr w:type="spellEnd"/>
      <w:r>
        <w:t xml:space="preserve"> = </w:t>
      </w:r>
      <w:proofErr w:type="gramStart"/>
      <w:r w:rsidRPr="002322A0">
        <w:rPr>
          <w:b/>
          <w:i/>
        </w:rPr>
        <w:t>j</w:t>
      </w:r>
      <w:r>
        <w:t xml:space="preserve"> .</w:t>
      </w:r>
      <w:proofErr w:type="gramEnd"/>
      <w:r>
        <w:t xml:space="preserve"> When nodes </w:t>
      </w:r>
      <w:proofErr w:type="spellStart"/>
      <w:r w:rsidRPr="002322A0">
        <w:rPr>
          <w:b/>
          <w:i/>
        </w:rPr>
        <w:t>i</w:t>
      </w:r>
      <w:proofErr w:type="spellEnd"/>
      <w:r>
        <w:t xml:space="preserve"> and </w:t>
      </w:r>
      <w:r w:rsidRPr="002322A0">
        <w:rPr>
          <w:b/>
          <w:i/>
        </w:rPr>
        <w:t xml:space="preserve">j </w:t>
      </w:r>
      <w:r>
        <w:t xml:space="preserve">are not adjacent, </w:t>
      </w:r>
      <w:r w:rsidRPr="002322A0">
        <w:rPr>
          <w:b/>
          <w:i/>
        </w:rPr>
        <w:t>Graph(</w:t>
      </w:r>
      <w:proofErr w:type="spellStart"/>
      <w:proofErr w:type="gramStart"/>
      <w:r w:rsidRPr="002322A0">
        <w:rPr>
          <w:b/>
          <w:i/>
        </w:rPr>
        <w:t>i,j</w:t>
      </w:r>
      <w:proofErr w:type="spellEnd"/>
      <w:proofErr w:type="gramEnd"/>
      <w:r w:rsidRPr="002322A0">
        <w:rPr>
          <w:b/>
          <w:i/>
        </w:rPr>
        <w:t>)</w:t>
      </w:r>
      <w:r>
        <w:t xml:space="preserve"> is set to infinity (</w:t>
      </w:r>
      <w:r w:rsidRPr="002322A0">
        <w:rPr>
          <w:b/>
          <w:i/>
        </w:rPr>
        <w:t>inf</w:t>
      </w:r>
      <w:r>
        <w:t>).</w:t>
      </w:r>
    </w:p>
    <w:p w14:paraId="1E89070C" w14:textId="77777777" w:rsidR="00796F0A" w:rsidRDefault="00796F0A" w:rsidP="00796F0A">
      <w:pPr>
        <w:spacing w:line="260" w:lineRule="exact"/>
        <w:rPr>
          <w:lang w:eastAsia="zh-TW"/>
        </w:rPr>
      </w:pPr>
    </w:p>
    <w:p w14:paraId="09E02404" w14:textId="77777777" w:rsidR="00796F0A" w:rsidRDefault="00796F0A" w:rsidP="00796F0A">
      <w:pPr>
        <w:spacing w:line="260" w:lineRule="exact"/>
        <w:rPr>
          <w:lang w:eastAsia="zh-TW"/>
        </w:rPr>
      </w:pPr>
      <w:r w:rsidRPr="2B470694">
        <w:rPr>
          <w:lang w:eastAsia="zh-TW"/>
        </w:rPr>
        <w:t xml:space="preserve">Function </w:t>
      </w:r>
      <w:proofErr w:type="spellStart"/>
      <w:r w:rsidRPr="2B470694">
        <w:rPr>
          <w:b/>
          <w:bCs/>
          <w:i/>
          <w:iCs/>
          <w:lang w:eastAsia="zh-TW"/>
        </w:rPr>
        <w:t>fun_</w:t>
      </w:r>
      <w:proofErr w:type="gramStart"/>
      <w:r w:rsidRPr="2B470694">
        <w:rPr>
          <w:b/>
          <w:bCs/>
          <w:i/>
          <w:iCs/>
          <w:lang w:eastAsia="zh-TW"/>
        </w:rPr>
        <w:t>dijkstra</w:t>
      </w:r>
      <w:proofErr w:type="spellEnd"/>
      <w:r w:rsidRPr="2B470694">
        <w:rPr>
          <w:b/>
          <w:bCs/>
          <w:i/>
          <w:iCs/>
          <w:lang w:eastAsia="zh-TW"/>
        </w:rPr>
        <w:t>(</w:t>
      </w:r>
      <w:proofErr w:type="gramEnd"/>
      <w:r w:rsidRPr="2B470694">
        <w:rPr>
          <w:b/>
          <w:bCs/>
          <w:i/>
          <w:iCs/>
          <w:lang w:eastAsia="zh-TW"/>
        </w:rPr>
        <w:t>)</w:t>
      </w:r>
      <w:r w:rsidRPr="2B470694">
        <w:rPr>
          <w:lang w:eastAsia="zh-TW"/>
        </w:rPr>
        <w:t xml:space="preserve"> is used to find the shortest path by </w:t>
      </w:r>
      <w:r>
        <w:rPr>
          <w:lang w:eastAsia="zh-TW"/>
        </w:rPr>
        <w:t xml:space="preserve">the </w:t>
      </w:r>
      <w:r w:rsidRPr="2B470694">
        <w:rPr>
          <w:lang w:eastAsia="zh-TW"/>
        </w:rPr>
        <w:t xml:space="preserve">Dijkstra Algorithm and calculate </w:t>
      </w:r>
      <w:r>
        <w:rPr>
          <w:lang w:eastAsia="zh-TW"/>
        </w:rPr>
        <w:t>the</w:t>
      </w:r>
      <w:r w:rsidRPr="2B470694">
        <w:rPr>
          <w:lang w:eastAsia="zh-TW"/>
        </w:rPr>
        <w:t xml:space="preserve"> cost with the </w:t>
      </w:r>
      <w:r>
        <w:rPr>
          <w:lang w:eastAsia="zh-TW"/>
        </w:rPr>
        <w:t xml:space="preserve">three </w:t>
      </w:r>
      <w:r w:rsidRPr="2B470694">
        <w:rPr>
          <w:lang w:eastAsia="zh-TW"/>
        </w:rPr>
        <w:t>inputs</w:t>
      </w:r>
      <w:r>
        <w:rPr>
          <w:lang w:eastAsia="zh-TW"/>
        </w:rPr>
        <w:t>, i.e.,</w:t>
      </w:r>
      <w:r w:rsidRPr="2B470694">
        <w:rPr>
          <w:lang w:eastAsia="zh-TW"/>
        </w:rPr>
        <w:t xml:space="preserve"> </w:t>
      </w:r>
      <w:r>
        <w:rPr>
          <w:lang w:eastAsia="zh-TW"/>
        </w:rPr>
        <w:t>the</w:t>
      </w:r>
      <w:r w:rsidRPr="2B470694">
        <w:rPr>
          <w:lang w:eastAsia="zh-TW"/>
        </w:rPr>
        <w:t xml:space="preserve"> </w:t>
      </w:r>
      <w:r w:rsidRPr="2B470694">
        <w:rPr>
          <w:b/>
          <w:bCs/>
          <w:i/>
          <w:iCs/>
          <w:lang w:eastAsia="zh-TW"/>
        </w:rPr>
        <w:t>Graph</w:t>
      </w:r>
      <w:r w:rsidRPr="2B470694">
        <w:rPr>
          <w:lang w:eastAsia="zh-TW"/>
        </w:rPr>
        <w:t xml:space="preserve"> array, </w:t>
      </w:r>
      <w:r>
        <w:rPr>
          <w:lang w:eastAsia="zh-TW"/>
        </w:rPr>
        <w:t xml:space="preserve">the </w:t>
      </w:r>
      <w:r w:rsidRPr="2B470694">
        <w:rPr>
          <w:lang w:eastAsia="zh-TW"/>
        </w:rPr>
        <w:t>source node (</w:t>
      </w:r>
      <w:r w:rsidRPr="2B470694">
        <w:rPr>
          <w:b/>
          <w:bCs/>
          <w:i/>
          <w:iCs/>
          <w:lang w:eastAsia="zh-TW"/>
        </w:rPr>
        <w:t>source</w:t>
      </w:r>
      <w:r w:rsidRPr="2B470694">
        <w:rPr>
          <w:lang w:eastAsia="zh-TW"/>
        </w:rPr>
        <w:t>)</w:t>
      </w:r>
      <w:r>
        <w:rPr>
          <w:lang w:eastAsia="zh-TW"/>
        </w:rPr>
        <w:t>,</w:t>
      </w:r>
      <w:r w:rsidRPr="2B470694">
        <w:rPr>
          <w:lang w:eastAsia="zh-TW"/>
        </w:rPr>
        <w:t xml:space="preserve"> and </w:t>
      </w:r>
      <w:r>
        <w:rPr>
          <w:lang w:eastAsia="zh-TW"/>
        </w:rPr>
        <w:t xml:space="preserve">the </w:t>
      </w:r>
      <w:r w:rsidRPr="2B470694">
        <w:rPr>
          <w:lang w:eastAsia="zh-TW"/>
        </w:rPr>
        <w:t>destination node (</w:t>
      </w:r>
      <w:proofErr w:type="spellStart"/>
      <w:r w:rsidRPr="2B470694">
        <w:rPr>
          <w:b/>
          <w:bCs/>
          <w:i/>
          <w:iCs/>
          <w:lang w:eastAsia="zh-TW"/>
        </w:rPr>
        <w:t>dest</w:t>
      </w:r>
      <w:proofErr w:type="spellEnd"/>
      <w:r w:rsidRPr="2B470694">
        <w:rPr>
          <w:lang w:eastAsia="zh-TW"/>
        </w:rPr>
        <w:t>).</w:t>
      </w:r>
    </w:p>
    <w:p w14:paraId="76D259F5" w14:textId="77777777" w:rsidR="00796F0A" w:rsidRDefault="00796F0A" w:rsidP="00796F0A">
      <w:pPr>
        <w:spacing w:line="260" w:lineRule="exact"/>
        <w:rPr>
          <w:lang w:eastAsia="zh-TW"/>
        </w:rPr>
      </w:pPr>
    </w:p>
    <w:p w14:paraId="7ED20828" w14:textId="77777777" w:rsidR="00796F0A" w:rsidRDefault="00796F0A" w:rsidP="00796F0A">
      <w:pPr>
        <w:spacing w:line="260" w:lineRule="exact"/>
        <w:rPr>
          <w:lang w:eastAsia="zh-TW"/>
        </w:rPr>
      </w:pPr>
      <w:r w:rsidRPr="2B470694">
        <w:rPr>
          <w:lang w:eastAsia="zh-TW"/>
        </w:rPr>
        <w:t xml:space="preserve">The code finds the shortest path from node </w:t>
      </w:r>
      <w:r w:rsidRPr="2B470694">
        <w:rPr>
          <w:b/>
          <w:bCs/>
          <w:lang w:eastAsia="zh-TW"/>
        </w:rPr>
        <w:t>1</w:t>
      </w:r>
      <w:r w:rsidRPr="2B470694">
        <w:rPr>
          <w:lang w:eastAsia="zh-TW"/>
        </w:rPr>
        <w:t xml:space="preserve"> to node </w:t>
      </w:r>
      <w:r w:rsidRPr="2B470694">
        <w:rPr>
          <w:b/>
          <w:bCs/>
          <w:lang w:eastAsia="zh-TW"/>
        </w:rPr>
        <w:t>3</w:t>
      </w:r>
      <w:r w:rsidRPr="2B470694">
        <w:rPr>
          <w:lang w:eastAsia="zh-TW"/>
        </w:rPr>
        <w:t xml:space="preserve"> </w:t>
      </w:r>
      <w:r>
        <w:rPr>
          <w:lang w:eastAsia="zh-TW"/>
        </w:rPr>
        <w:t>as</w:t>
      </w:r>
      <w:r w:rsidRPr="2B470694">
        <w:rPr>
          <w:lang w:eastAsia="zh-TW"/>
        </w:rPr>
        <w:t xml:space="preserve"> (</w:t>
      </w:r>
      <w:r w:rsidRPr="2B470694">
        <w:rPr>
          <w:b/>
          <w:bCs/>
          <w:lang w:eastAsia="zh-TW"/>
        </w:rPr>
        <w:t xml:space="preserve">1 </w:t>
      </w:r>
      <w:r w:rsidRPr="2B470694">
        <w:rPr>
          <w:lang w:eastAsia="zh-TW"/>
        </w:rPr>
        <w:t xml:space="preserve">&gt; </w:t>
      </w:r>
      <w:r w:rsidRPr="2B470694">
        <w:rPr>
          <w:b/>
          <w:bCs/>
          <w:lang w:eastAsia="zh-TW"/>
        </w:rPr>
        <w:t xml:space="preserve">4 </w:t>
      </w:r>
      <w:r w:rsidRPr="2B470694">
        <w:rPr>
          <w:lang w:eastAsia="zh-TW"/>
        </w:rPr>
        <w:t xml:space="preserve">&gt; </w:t>
      </w:r>
      <w:r w:rsidRPr="2B470694">
        <w:rPr>
          <w:b/>
          <w:bCs/>
          <w:lang w:eastAsia="zh-TW"/>
        </w:rPr>
        <w:t xml:space="preserve">5 </w:t>
      </w:r>
      <w:r w:rsidRPr="2B470694">
        <w:rPr>
          <w:lang w:eastAsia="zh-TW"/>
        </w:rPr>
        <w:t xml:space="preserve">&gt; </w:t>
      </w:r>
      <w:r w:rsidRPr="2B470694">
        <w:rPr>
          <w:b/>
          <w:bCs/>
          <w:lang w:eastAsia="zh-TW"/>
        </w:rPr>
        <w:t>3</w:t>
      </w:r>
      <w:r w:rsidRPr="2B470694">
        <w:rPr>
          <w:lang w:eastAsia="zh-TW"/>
        </w:rPr>
        <w:t xml:space="preserve">) </w:t>
      </w:r>
      <w:r>
        <w:rPr>
          <w:lang w:eastAsia="zh-TW"/>
        </w:rPr>
        <w:t>where</w:t>
      </w:r>
      <w:r w:rsidRPr="2B470694">
        <w:rPr>
          <w:lang w:eastAsia="zh-TW"/>
        </w:rPr>
        <w:t xml:space="preserve"> the cost is 4.</w:t>
      </w:r>
    </w:p>
    <w:p w14:paraId="5A8FE5FC" w14:textId="77777777" w:rsidR="00796F0A" w:rsidRDefault="00796F0A" w:rsidP="00796F0A">
      <w:pPr>
        <w:spacing w:line="260" w:lineRule="exact"/>
        <w:rPr>
          <w:rFonts w:eastAsiaTheme="minorEastAsia"/>
          <w:lang w:eastAsia="zh-CN"/>
        </w:rPr>
      </w:pPr>
    </w:p>
    <w:p w14:paraId="21A4A8E2" w14:textId="77777777" w:rsidR="00796F0A" w:rsidRDefault="00796F0A" w:rsidP="00796F0A">
      <w:pPr>
        <w:spacing w:line="260" w:lineRule="exact"/>
        <w:rPr>
          <w:rFonts w:eastAsiaTheme="minorEastAsia"/>
          <w:lang w:eastAsia="zh-CN"/>
        </w:rPr>
      </w:pPr>
    </w:p>
    <w:p w14:paraId="3944F905" w14:textId="77777777" w:rsidR="00796F0A" w:rsidRDefault="00796F0A" w:rsidP="00796F0A">
      <w:pPr>
        <w:spacing w:line="260" w:lineRule="exact"/>
        <w:rPr>
          <w:rFonts w:eastAsiaTheme="minorEastAsia"/>
          <w:lang w:eastAsia="zh-CN"/>
        </w:rPr>
      </w:pPr>
    </w:p>
    <w:p w14:paraId="0F3D3B30" w14:textId="77777777" w:rsidR="00796F0A" w:rsidRDefault="00796F0A" w:rsidP="00796F0A">
      <w:pPr>
        <w:spacing w:line="260" w:lineRule="exact"/>
        <w:rPr>
          <w:rFonts w:eastAsiaTheme="minorEastAsia"/>
          <w:lang w:eastAsia="zh-CN"/>
        </w:rPr>
      </w:pPr>
    </w:p>
    <w:p w14:paraId="18F7A63F" w14:textId="77777777" w:rsidR="00796F0A" w:rsidRDefault="00796F0A" w:rsidP="00796F0A">
      <w:pPr>
        <w:spacing w:line="260" w:lineRule="exact"/>
        <w:rPr>
          <w:rFonts w:eastAsiaTheme="minorEastAsia"/>
          <w:lang w:eastAsia="zh-CN"/>
        </w:rPr>
      </w:pPr>
    </w:p>
    <w:p w14:paraId="08AD86BB" w14:textId="77777777" w:rsidR="00796F0A" w:rsidRPr="00796F0A" w:rsidRDefault="00796F0A" w:rsidP="00796F0A">
      <w:pPr>
        <w:spacing w:line="260" w:lineRule="exact"/>
        <w:rPr>
          <w:rFonts w:eastAsiaTheme="minorEastAsia"/>
          <w:lang w:eastAsia="zh-CN"/>
        </w:rPr>
      </w:pPr>
    </w:p>
    <w:p w14:paraId="01C5A53B" w14:textId="77777777" w:rsidR="00CE1EDE" w:rsidRDefault="00CE1EDE">
      <w:pPr>
        <w:pStyle w:val="a3"/>
        <w:spacing w:before="10"/>
        <w:rPr>
          <w:b/>
          <w:sz w:val="13"/>
        </w:rPr>
      </w:pPr>
    </w:p>
    <w:p w14:paraId="1707945D" w14:textId="77777777" w:rsidR="00796F0A" w:rsidRPr="00333C6F" w:rsidRDefault="00796F0A" w:rsidP="00796F0A">
      <w:pPr>
        <w:rPr>
          <w:b/>
          <w:bCs/>
          <w:u w:val="single"/>
        </w:rPr>
      </w:pPr>
      <w:r w:rsidRPr="00333C6F">
        <w:rPr>
          <w:b/>
          <w:bCs/>
          <w:u w:val="single"/>
        </w:rPr>
        <w:t>Check Point:</w:t>
      </w:r>
    </w:p>
    <w:p w14:paraId="18D37AE5" w14:textId="77777777" w:rsidR="00796F0A" w:rsidRPr="00333C6F" w:rsidRDefault="00796F0A" w:rsidP="00796F0A">
      <w:pPr>
        <w:rPr>
          <w:b/>
          <w:bCs/>
          <w:u w:val="single"/>
        </w:rPr>
      </w:pPr>
    </w:p>
    <w:p w14:paraId="041E6522" w14:textId="77777777" w:rsidR="00796F0A" w:rsidRPr="000F6E96" w:rsidRDefault="00796F0A" w:rsidP="00796F0A">
      <w:pPr>
        <w:pStyle w:val="a4"/>
        <w:widowControl/>
        <w:numPr>
          <w:ilvl w:val="0"/>
          <w:numId w:val="7"/>
        </w:numPr>
        <w:suppressAutoHyphens/>
        <w:autoSpaceDE/>
        <w:autoSpaceDN/>
        <w:spacing w:before="0"/>
        <w:jc w:val="both"/>
      </w:pPr>
      <w:r w:rsidRPr="2B470694">
        <w:t>Modify the code to find</w:t>
      </w:r>
      <w:r>
        <w:t xml:space="preserve"> the shortest path </w:t>
      </w:r>
      <w:r w:rsidRPr="2B470694">
        <w:t xml:space="preserve">from node </w:t>
      </w:r>
      <w:r>
        <w:rPr>
          <w:rFonts w:eastAsiaTheme="minorEastAsia" w:hint="eastAsia"/>
          <w:b/>
          <w:bCs/>
          <w:lang w:eastAsia="zh-CN"/>
        </w:rPr>
        <w:t>1</w:t>
      </w:r>
      <w:r w:rsidRPr="2B470694">
        <w:rPr>
          <w:b/>
          <w:bCs/>
        </w:rPr>
        <w:t xml:space="preserve"> </w:t>
      </w:r>
      <w:r w:rsidRPr="2B470694">
        <w:t xml:space="preserve">to node </w:t>
      </w:r>
      <w:r w:rsidRPr="2B470694">
        <w:rPr>
          <w:b/>
          <w:bCs/>
        </w:rPr>
        <w:t>6</w:t>
      </w:r>
      <w:r>
        <w:rPr>
          <w:b/>
          <w:bCs/>
        </w:rPr>
        <w:t xml:space="preserve"> and the associated cost</w:t>
      </w:r>
      <w:r w:rsidRPr="2B470694">
        <w:t>.</w:t>
      </w:r>
      <w:ins w:id="2" w:author="Shenghui SONG" w:date="2024-04-20T10:22:00Z">
        <w:r>
          <w:t xml:space="preserve"> </w:t>
        </w:r>
      </w:ins>
      <w:r>
        <w:rPr>
          <w:rFonts w:eastAsiaTheme="minorEastAsia" w:hint="eastAsia"/>
          <w:lang w:eastAsia="zh-CN"/>
        </w:rPr>
        <w:t>Please Write down your answer in the blank below.</w:t>
      </w:r>
    </w:p>
    <w:p w14:paraId="60F4B35F" w14:textId="77777777" w:rsidR="009F7C04" w:rsidRPr="009F7C04" w:rsidRDefault="009F7C04" w:rsidP="009F7C04">
      <w:pPr>
        <w:pStyle w:val="a4"/>
        <w:widowControl/>
        <w:numPr>
          <w:ilvl w:val="0"/>
          <w:numId w:val="7"/>
        </w:numPr>
        <w:autoSpaceDE/>
        <w:autoSpaceDN/>
        <w:spacing w:line="257" w:lineRule="atLeast"/>
        <w:rPr>
          <w:rFonts w:ascii="Consolas" w:eastAsia="宋体" w:hAnsi="Consolas" w:cs="宋体"/>
          <w:sz w:val="20"/>
          <w:szCs w:val="20"/>
          <w:lang w:eastAsia="zh-CN"/>
        </w:rPr>
      </w:pPr>
      <w:r w:rsidRPr="009F7C04">
        <w:rPr>
          <w:rFonts w:ascii="Consolas" w:eastAsia="宋体" w:hAnsi="Consolas" w:cs="宋体"/>
          <w:sz w:val="20"/>
          <w:szCs w:val="20"/>
          <w:lang w:eastAsia="zh-CN"/>
        </w:rPr>
        <w:t>path =</w:t>
      </w:r>
      <w:r w:rsidRPr="009F7C04">
        <w:rPr>
          <w:rFonts w:ascii="Consolas" w:eastAsia="宋体" w:hAnsi="Consolas" w:cs="宋体"/>
          <w:sz w:val="20"/>
          <w:szCs w:val="20"/>
          <w:lang w:eastAsia="zh-CN"/>
        </w:rPr>
        <w:br/>
      </w:r>
      <w:r w:rsidRPr="009F7C04">
        <w:rPr>
          <w:rFonts w:ascii="Consolas" w:eastAsia="宋体" w:hAnsi="Consolas" w:cs="宋体"/>
          <w:sz w:val="20"/>
          <w:szCs w:val="20"/>
          <w:lang w:eastAsia="zh-CN"/>
        </w:rPr>
        <w:br/>
        <w:t xml:space="preserve">     1</w:t>
      </w:r>
      <w:r w:rsidRPr="009F7C04">
        <w:rPr>
          <w:rFonts w:ascii="Consolas" w:eastAsia="宋体" w:hAnsi="Consolas" w:cs="宋体"/>
          <w:sz w:val="20"/>
          <w:szCs w:val="20"/>
          <w:lang w:eastAsia="zh-CN"/>
        </w:rPr>
        <w:br/>
        <w:t xml:space="preserve">     4</w:t>
      </w:r>
      <w:r w:rsidRPr="009F7C04">
        <w:rPr>
          <w:rFonts w:ascii="Consolas" w:eastAsia="宋体" w:hAnsi="Consolas" w:cs="宋体"/>
          <w:sz w:val="20"/>
          <w:szCs w:val="20"/>
          <w:lang w:eastAsia="zh-CN"/>
        </w:rPr>
        <w:br/>
        <w:t xml:space="preserve">     5</w:t>
      </w:r>
      <w:r w:rsidRPr="009F7C04">
        <w:rPr>
          <w:rFonts w:ascii="Consolas" w:eastAsia="宋体" w:hAnsi="Consolas" w:cs="宋体"/>
          <w:sz w:val="20"/>
          <w:szCs w:val="20"/>
          <w:lang w:eastAsia="zh-CN"/>
        </w:rPr>
        <w:br/>
        <w:t xml:space="preserve">     3</w:t>
      </w:r>
      <w:r w:rsidRPr="009F7C04">
        <w:rPr>
          <w:rFonts w:ascii="Consolas" w:eastAsia="宋体" w:hAnsi="Consolas" w:cs="宋体"/>
          <w:sz w:val="20"/>
          <w:szCs w:val="20"/>
          <w:lang w:eastAsia="zh-CN"/>
        </w:rPr>
        <w:br/>
        <w:t xml:space="preserve">     6</w:t>
      </w:r>
      <w:r w:rsidRPr="009F7C04">
        <w:rPr>
          <w:rFonts w:ascii="Consolas" w:eastAsia="宋体" w:hAnsi="Consolas" w:cs="宋体"/>
          <w:sz w:val="20"/>
          <w:szCs w:val="20"/>
          <w:lang w:eastAsia="zh-CN"/>
        </w:rPr>
        <w:br/>
      </w:r>
      <w:r w:rsidRPr="009F7C04">
        <w:rPr>
          <w:rFonts w:ascii="Consolas" w:eastAsia="宋体" w:hAnsi="Consolas" w:cs="宋体"/>
          <w:sz w:val="20"/>
          <w:szCs w:val="20"/>
          <w:lang w:eastAsia="zh-CN"/>
        </w:rPr>
        <w:br/>
      </w:r>
      <w:r w:rsidRPr="009F7C04">
        <w:rPr>
          <w:rFonts w:ascii="Consolas" w:eastAsia="宋体" w:hAnsi="Consolas" w:cs="宋体"/>
          <w:sz w:val="20"/>
          <w:szCs w:val="20"/>
          <w:lang w:eastAsia="zh-CN"/>
        </w:rPr>
        <w:br/>
        <w:t>cost =</w:t>
      </w:r>
      <w:r w:rsidRPr="009F7C04">
        <w:rPr>
          <w:rFonts w:ascii="Consolas" w:eastAsia="宋体" w:hAnsi="Consolas" w:cs="宋体"/>
          <w:sz w:val="20"/>
          <w:szCs w:val="20"/>
          <w:lang w:eastAsia="zh-CN"/>
        </w:rPr>
        <w:br/>
      </w:r>
      <w:r w:rsidRPr="009F7C04">
        <w:rPr>
          <w:rFonts w:ascii="Consolas" w:eastAsia="宋体" w:hAnsi="Consolas" w:cs="宋体"/>
          <w:sz w:val="20"/>
          <w:szCs w:val="20"/>
          <w:lang w:eastAsia="zh-CN"/>
        </w:rPr>
        <w:br/>
        <w:t xml:space="preserve">     6</w:t>
      </w:r>
    </w:p>
    <w:p w14:paraId="1D1A76D6" w14:textId="77777777" w:rsidR="00796F0A" w:rsidRDefault="00796F0A" w:rsidP="00796F0A">
      <w:pPr>
        <w:pStyle w:val="a4"/>
        <w:rPr>
          <w:rFonts w:eastAsiaTheme="minorEastAsia"/>
          <w:lang w:eastAsia="zh-CN"/>
        </w:rPr>
      </w:pPr>
    </w:p>
    <w:p w14:paraId="1B4DAD09" w14:textId="77777777" w:rsidR="00796F0A" w:rsidRDefault="00796F0A" w:rsidP="00796F0A">
      <w:pPr>
        <w:pStyle w:val="a4"/>
        <w:pBdr>
          <w:bottom w:val="single" w:sz="4" w:space="1" w:color="auto"/>
        </w:pBdr>
        <w:jc w:val="right"/>
        <w:rPr>
          <w:rFonts w:eastAsiaTheme="minorEastAsia"/>
          <w:lang w:eastAsia="zh-CN"/>
        </w:rPr>
      </w:pPr>
    </w:p>
    <w:p w14:paraId="0DF3FC14" w14:textId="77777777" w:rsidR="00796F0A" w:rsidRDefault="00796F0A" w:rsidP="00796F0A">
      <w:pPr>
        <w:pStyle w:val="a4"/>
        <w:pBdr>
          <w:bottom w:val="single" w:sz="4" w:space="1" w:color="auto"/>
        </w:pBdr>
        <w:jc w:val="right"/>
        <w:rPr>
          <w:rFonts w:eastAsiaTheme="minorEastAsia"/>
          <w:lang w:eastAsia="zh-CN"/>
        </w:rPr>
      </w:pPr>
    </w:p>
    <w:p w14:paraId="641A3B84" w14:textId="77777777" w:rsidR="00796F0A" w:rsidRPr="00086219" w:rsidRDefault="00796F0A" w:rsidP="00796F0A">
      <w:pPr>
        <w:pStyle w:val="a4"/>
        <w:pBdr>
          <w:bottom w:val="single" w:sz="4" w:space="1" w:color="auto"/>
        </w:pBdr>
        <w:jc w:val="right"/>
        <w:rPr>
          <w:rFonts w:eastAsiaTheme="minorEastAsia"/>
          <w:lang w:eastAsia="zh-CN"/>
        </w:rPr>
      </w:pPr>
    </w:p>
    <w:p w14:paraId="5D6A3641" w14:textId="77777777" w:rsidR="00796F0A" w:rsidRDefault="00796F0A" w:rsidP="00796F0A">
      <w:pPr>
        <w:spacing w:before="120" w:after="120"/>
        <w:jc w:val="center"/>
        <w:rPr>
          <w:rFonts w:eastAsiaTheme="minorEastAsia"/>
          <w:b/>
          <w:bCs/>
          <w:i/>
          <w:iCs/>
          <w:u w:val="single"/>
          <w:lang w:eastAsia="zh-CN"/>
        </w:rPr>
      </w:pPr>
    </w:p>
    <w:p w14:paraId="4EB04CC1" w14:textId="77777777" w:rsidR="00796F0A" w:rsidRPr="002B1516" w:rsidRDefault="00796F0A" w:rsidP="00796F0A">
      <w:pPr>
        <w:spacing w:before="120" w:after="120"/>
        <w:jc w:val="center"/>
        <w:rPr>
          <w:sz w:val="18"/>
          <w:szCs w:val="20"/>
        </w:rPr>
      </w:pPr>
      <w:r w:rsidRPr="002B1516">
        <w:rPr>
          <w:b/>
          <w:bCs/>
          <w:i/>
          <w:iCs/>
          <w:u w:val="single"/>
          <w:lang w:eastAsia="zh-CN"/>
        </w:rPr>
        <w:t xml:space="preserve">Fill in the answers and </w:t>
      </w:r>
      <w:proofErr w:type="gramStart"/>
      <w:r w:rsidRPr="002B1516">
        <w:rPr>
          <w:b/>
          <w:bCs/>
          <w:i/>
          <w:iCs/>
          <w:u w:val="single"/>
          <w:lang w:eastAsia="zh-CN"/>
        </w:rPr>
        <w:t>Show</w:t>
      </w:r>
      <w:proofErr w:type="gramEnd"/>
      <w:r w:rsidRPr="002B1516">
        <w:rPr>
          <w:b/>
          <w:bCs/>
          <w:i/>
          <w:iCs/>
          <w:u w:val="single"/>
          <w:lang w:eastAsia="zh-CN"/>
        </w:rPr>
        <w:t xml:space="preserve"> your result to the TA.</w:t>
      </w:r>
    </w:p>
    <w:p w14:paraId="44BD2B6C" w14:textId="77777777" w:rsidR="00467F52" w:rsidRPr="004D1E79" w:rsidRDefault="00467F52">
      <w:pPr>
        <w:rPr>
          <w:rFonts w:eastAsiaTheme="minorEastAsia"/>
          <w:b/>
          <w:bCs/>
          <w:lang w:eastAsia="zh-CN"/>
        </w:rPr>
      </w:pPr>
    </w:p>
    <w:p w14:paraId="6D52D8BE" w14:textId="77777777" w:rsidR="00796F0A" w:rsidRPr="00333C6F" w:rsidRDefault="00796F0A" w:rsidP="00796F0A">
      <w:pPr>
        <w:pStyle w:val="ELEC1100SectionHeading"/>
        <w:numPr>
          <w:ilvl w:val="0"/>
          <w:numId w:val="0"/>
        </w:numPr>
        <w:rPr>
          <w:u w:val="single"/>
        </w:rPr>
      </w:pPr>
      <w:r w:rsidRPr="2B470694">
        <w:rPr>
          <w:u w:val="single"/>
        </w:rPr>
        <w:t>Task 2 – Create the Graph</w:t>
      </w:r>
    </w:p>
    <w:p w14:paraId="01C5A545" w14:textId="77777777" w:rsidR="00CE1EDE" w:rsidRDefault="00CE1EDE">
      <w:pPr>
        <w:pStyle w:val="a3"/>
        <w:rPr>
          <w:b/>
          <w:sz w:val="13"/>
        </w:rPr>
      </w:pPr>
    </w:p>
    <w:p w14:paraId="486F4761" w14:textId="77777777" w:rsidR="00796F0A" w:rsidRDefault="00796F0A" w:rsidP="00796F0A">
      <w:r>
        <w:t xml:space="preserve">According to the traffic situation of Hong Kong as shown in </w:t>
      </w:r>
      <w:r>
        <w:rPr>
          <w:rFonts w:eastAsiaTheme="minorEastAsia" w:hint="eastAsia"/>
          <w:lang w:eastAsia="zh-CN"/>
        </w:rPr>
        <w:t>f</w:t>
      </w:r>
      <w:r>
        <w:t>ig</w:t>
      </w:r>
      <w:r>
        <w:rPr>
          <w:rFonts w:eastAsiaTheme="minorEastAsia" w:hint="eastAsia"/>
          <w:lang w:eastAsia="zh-CN"/>
        </w:rPr>
        <w:t>ure</w:t>
      </w:r>
      <w:r>
        <w:t>, create the weighted graph by yourself.</w:t>
      </w:r>
    </w:p>
    <w:p w14:paraId="7012277B" w14:textId="0A1515EB" w:rsidR="00796F0A" w:rsidRDefault="005B1390" w:rsidP="00796F0A">
      <w:pPr>
        <w:jc w:val="center"/>
      </w:pPr>
      <w:r>
        <w:rPr>
          <w:noProof/>
          <w:lang w:eastAsia="zh-CN"/>
        </w:rPr>
        <w:lastRenderedPageBreak/>
        <mc:AlternateContent>
          <mc:Choice Requires="wpi">
            <w:drawing>
              <wp:anchor distT="0" distB="0" distL="114300" distR="114300" simplePos="0" relativeHeight="251694089" behindDoc="0" locked="0" layoutInCell="1" allowOverlap="1" wp14:anchorId="18885AC9" wp14:editId="505AB480">
                <wp:simplePos x="0" y="0"/>
                <wp:positionH relativeFrom="column">
                  <wp:posOffset>2821940</wp:posOffset>
                </wp:positionH>
                <wp:positionV relativeFrom="paragraph">
                  <wp:posOffset>1650365</wp:posOffset>
                </wp:positionV>
                <wp:extent cx="170025" cy="274320"/>
                <wp:effectExtent l="57150" t="57150" r="40005" b="68580"/>
                <wp:wrapNone/>
                <wp:docPr id="1781242067" name="墨迹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70025" cy="27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F352CC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40" o:spid="_x0000_s1026" type="#_x0000_t75" style="position:absolute;margin-left:220.8pt;margin-top:128.55pt;width:16.25pt;height:24.4pt;z-index:2516940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">
                <v:imagedata r:id="rId9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91017" behindDoc="0" locked="0" layoutInCell="1" allowOverlap="1" wp14:anchorId="34CDFFED" wp14:editId="45CF54CB">
                <wp:simplePos x="0" y="0"/>
                <wp:positionH relativeFrom="column">
                  <wp:posOffset>1231265</wp:posOffset>
                </wp:positionH>
                <wp:positionV relativeFrom="paragraph">
                  <wp:posOffset>2526665</wp:posOffset>
                </wp:positionV>
                <wp:extent cx="248015" cy="281160"/>
                <wp:effectExtent l="76200" t="76200" r="76200" b="62230"/>
                <wp:wrapNone/>
                <wp:docPr id="1746797106" name="墨迹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48015" cy="28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78BCC" id="墨迹 36" o:spid="_x0000_s1026" type="#_x0000_t75" style="position:absolute;margin-left:95.55pt;margin-top:197.55pt;width:22.4pt;height:25pt;z-index:2516910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">
                <v:imagedata r:id="rId11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87945" behindDoc="0" locked="0" layoutInCell="1" allowOverlap="1" wp14:anchorId="4DBEF096" wp14:editId="44BEEF89">
                <wp:simplePos x="0" y="0"/>
                <wp:positionH relativeFrom="column">
                  <wp:posOffset>3409315</wp:posOffset>
                </wp:positionH>
                <wp:positionV relativeFrom="paragraph">
                  <wp:posOffset>2880995</wp:posOffset>
                </wp:positionV>
                <wp:extent cx="313440" cy="248920"/>
                <wp:effectExtent l="57150" t="57150" r="10795" b="74930"/>
                <wp:wrapNone/>
                <wp:docPr id="703520480" name="墨迹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13440" cy="24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48703F" id="墨迹 33" o:spid="_x0000_s1026" type="#_x0000_t75" style="position:absolute;margin-left:267.05pt;margin-top:225.45pt;width:27.55pt;height:22.4pt;z-index:2516879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">
                <v:imagedata r:id="rId13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84873" behindDoc="0" locked="0" layoutInCell="1" allowOverlap="1" wp14:anchorId="5844498E" wp14:editId="484E8CC7">
                <wp:simplePos x="0" y="0"/>
                <wp:positionH relativeFrom="column">
                  <wp:posOffset>3896360</wp:posOffset>
                </wp:positionH>
                <wp:positionV relativeFrom="paragraph">
                  <wp:posOffset>2850515</wp:posOffset>
                </wp:positionV>
                <wp:extent cx="148315" cy="191720"/>
                <wp:effectExtent l="76200" t="57150" r="61595" b="75565"/>
                <wp:wrapNone/>
                <wp:docPr id="549030615" name="墨迹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48315" cy="19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FC4627" id="墨迹 30" o:spid="_x0000_s1026" type="#_x0000_t75" style="position:absolute;margin-left:305.4pt;margin-top:223.05pt;width:14.55pt;height:17.95pt;z-index:2516848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">
                <v:imagedata r:id="rId15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81801" behindDoc="0" locked="0" layoutInCell="1" allowOverlap="1" wp14:anchorId="42537976" wp14:editId="7727774A">
                <wp:simplePos x="0" y="0"/>
                <wp:positionH relativeFrom="column">
                  <wp:posOffset>3968750</wp:posOffset>
                </wp:positionH>
                <wp:positionV relativeFrom="paragraph">
                  <wp:posOffset>2456815</wp:posOffset>
                </wp:positionV>
                <wp:extent cx="224345" cy="230505"/>
                <wp:effectExtent l="57150" t="57150" r="0" b="74295"/>
                <wp:wrapNone/>
                <wp:docPr id="1918631072" name="墨迹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24345" cy="230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B43799" id="墨迹 27" o:spid="_x0000_s1026" type="#_x0000_t75" style="position:absolute;margin-left:311.1pt;margin-top:192.05pt;width:20.45pt;height:20.95pt;z-index:25168180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">
                <v:imagedata r:id="rId17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78729" behindDoc="0" locked="0" layoutInCell="1" allowOverlap="1" wp14:anchorId="5EEB30C3" wp14:editId="053CD9FF">
                <wp:simplePos x="0" y="0"/>
                <wp:positionH relativeFrom="column">
                  <wp:posOffset>3293720</wp:posOffset>
                </wp:positionH>
                <wp:positionV relativeFrom="paragraph">
                  <wp:posOffset>2449040</wp:posOffset>
                </wp:positionV>
                <wp:extent cx="160560" cy="313200"/>
                <wp:effectExtent l="57150" t="57150" r="49530" b="67945"/>
                <wp:wrapNone/>
                <wp:docPr id="753940932" name="墨迹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60560" cy="31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3B86E5" id="墨迹 24" o:spid="_x0000_s1026" type="#_x0000_t75" style="position:absolute;margin-left:257.95pt;margin-top:191.45pt;width:15.5pt;height:27.45pt;z-index:25167872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">
                <v:imagedata r:id="rId19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77705" behindDoc="0" locked="0" layoutInCell="1" allowOverlap="1" wp14:anchorId="39672B84" wp14:editId="43696C99">
                <wp:simplePos x="0" y="0"/>
                <wp:positionH relativeFrom="column">
                  <wp:posOffset>3038840</wp:posOffset>
                </wp:positionH>
                <wp:positionV relativeFrom="paragraph">
                  <wp:posOffset>2032520</wp:posOffset>
                </wp:positionV>
                <wp:extent cx="150480" cy="267120"/>
                <wp:effectExtent l="76200" t="57150" r="59690" b="76200"/>
                <wp:wrapNone/>
                <wp:docPr id="595016822" name="墨迹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50480" cy="26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E6734C" id="墨迹 19" o:spid="_x0000_s1026" type="#_x0000_t75" style="position:absolute;margin-left:237.9pt;margin-top:158.65pt;width:14.7pt;height:23.9pt;z-index:25167770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">
                <v:imagedata r:id="rId21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76681" behindDoc="0" locked="0" layoutInCell="1" allowOverlap="1" wp14:anchorId="6164D042" wp14:editId="61A75705">
                <wp:simplePos x="0" y="0"/>
                <wp:positionH relativeFrom="column">
                  <wp:posOffset>4641560</wp:posOffset>
                </wp:positionH>
                <wp:positionV relativeFrom="paragraph">
                  <wp:posOffset>1533920</wp:posOffset>
                </wp:positionV>
                <wp:extent cx="123840" cy="297720"/>
                <wp:effectExtent l="57150" t="76200" r="47625" b="64770"/>
                <wp:wrapNone/>
                <wp:docPr id="1443067743" name="墨迹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23840" cy="29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1E32ED" id="墨迹 18" o:spid="_x0000_s1026" type="#_x0000_t75" style="position:absolute;margin-left:364.1pt;margin-top:119.4pt;width:12.55pt;height:26.3pt;z-index:2516766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">
                <v:imagedata r:id="rId23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75657" behindDoc="0" locked="0" layoutInCell="1" allowOverlap="1" wp14:anchorId="2C534001" wp14:editId="0DD41079">
                <wp:simplePos x="0" y="0"/>
                <wp:positionH relativeFrom="column">
                  <wp:posOffset>3636800</wp:posOffset>
                </wp:positionH>
                <wp:positionV relativeFrom="paragraph">
                  <wp:posOffset>1809680</wp:posOffset>
                </wp:positionV>
                <wp:extent cx="136800" cy="293400"/>
                <wp:effectExtent l="76200" t="57150" r="53975" b="68580"/>
                <wp:wrapNone/>
                <wp:docPr id="1906170839" name="墨迹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36800" cy="29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C0DF5" id="墨迹 17" o:spid="_x0000_s1026" type="#_x0000_t75" style="position:absolute;margin-left:284.95pt;margin-top:141.1pt;width:13.6pt;height:25.9pt;z-index:2516756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">
                <v:imagedata r:id="rId25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71561" behindDoc="0" locked="0" layoutInCell="1" allowOverlap="1" wp14:anchorId="4FE75986" wp14:editId="034DFFCA">
                <wp:simplePos x="0" y="0"/>
                <wp:positionH relativeFrom="column">
                  <wp:posOffset>1646555</wp:posOffset>
                </wp:positionH>
                <wp:positionV relativeFrom="paragraph">
                  <wp:posOffset>1574165</wp:posOffset>
                </wp:positionV>
                <wp:extent cx="211455" cy="317730"/>
                <wp:effectExtent l="57150" t="57150" r="36195" b="63500"/>
                <wp:wrapNone/>
                <wp:docPr id="1323587798" name="墨迹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11455" cy="317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6EB898" id="墨迹 13" o:spid="_x0000_s1026" type="#_x0000_t75" style="position:absolute;margin-left:128.25pt;margin-top:122.55pt;width:19.45pt;height:27.8pt;z-index:2516715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">
                <v:imagedata r:id="rId27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68489" behindDoc="0" locked="0" layoutInCell="1" allowOverlap="1" wp14:anchorId="0031506E" wp14:editId="2CDA8305">
                <wp:simplePos x="0" y="0"/>
                <wp:positionH relativeFrom="column">
                  <wp:posOffset>2312000</wp:posOffset>
                </wp:positionH>
                <wp:positionV relativeFrom="paragraph">
                  <wp:posOffset>1117760</wp:posOffset>
                </wp:positionV>
                <wp:extent cx="140400" cy="286560"/>
                <wp:effectExtent l="76200" t="76200" r="50165" b="75565"/>
                <wp:wrapNone/>
                <wp:docPr id="2076741440" name="墨迹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40400" cy="28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366840" id="墨迹 10" o:spid="_x0000_s1026" type="#_x0000_t75" style="position:absolute;margin-left:180.65pt;margin-top:86.6pt;width:13.85pt;height:25.35pt;z-index:2516684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">
                <v:imagedata r:id="rId29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67465" behindDoc="0" locked="0" layoutInCell="1" allowOverlap="1" wp14:anchorId="6599921A" wp14:editId="2716FBC8">
                <wp:simplePos x="0" y="0"/>
                <wp:positionH relativeFrom="column">
                  <wp:posOffset>3511160</wp:posOffset>
                </wp:positionH>
                <wp:positionV relativeFrom="paragraph">
                  <wp:posOffset>1026320</wp:posOffset>
                </wp:positionV>
                <wp:extent cx="248400" cy="255600"/>
                <wp:effectExtent l="57150" t="57150" r="75565" b="68580"/>
                <wp:wrapNone/>
                <wp:docPr id="409776536" name="墨迹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48400" cy="25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8E142" id="墨迹 9" o:spid="_x0000_s1026" type="#_x0000_t75" style="position:absolute;margin-left:275.05pt;margin-top:79.4pt;width:22.35pt;height:23pt;z-index:2516674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">
                <v:imagedata r:id="rId31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66441" behindDoc="0" locked="0" layoutInCell="1" allowOverlap="1" wp14:anchorId="1F06EDA2" wp14:editId="367DBB14">
                <wp:simplePos x="0" y="0"/>
                <wp:positionH relativeFrom="column">
                  <wp:posOffset>3345815</wp:posOffset>
                </wp:positionH>
                <wp:positionV relativeFrom="paragraph">
                  <wp:posOffset>437515</wp:posOffset>
                </wp:positionV>
                <wp:extent cx="255600" cy="286110"/>
                <wp:effectExtent l="57150" t="57150" r="68580" b="76200"/>
                <wp:wrapNone/>
                <wp:docPr id="24913219" name="墨迹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55600" cy="286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01FE4D" id="墨迹 8" o:spid="_x0000_s1026" type="#_x0000_t75" style="position:absolute;margin-left:262.05pt;margin-top:33.05pt;width:23pt;height:25.4pt;z-index:2516664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">
                <v:imagedata r:id="rId33" o:title=""/>
              </v:shape>
            </w:pict>
          </mc:Fallback>
        </mc:AlternateContent>
      </w:r>
      <w:r w:rsidR="00796F0A">
        <w:rPr>
          <w:noProof/>
          <w:lang w:eastAsia="zh-CN"/>
        </w:rPr>
        <w:drawing>
          <wp:inline distT="0" distB="0" distL="0" distR="0" wp14:anchorId="40125C74" wp14:editId="08EA0530">
            <wp:extent cx="5629275" cy="4482516"/>
            <wp:effectExtent l="0" t="0" r="0" b="0"/>
            <wp:docPr id="1" name="Picture 1" descr="地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地图&#10;&#10;AI 生成的内容可能不正确。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401" cy="448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19252" w14:textId="77777777" w:rsidR="00796F0A" w:rsidRPr="00180834" w:rsidRDefault="00796F0A" w:rsidP="00796F0A">
      <w:pPr>
        <w:spacing w:line="260" w:lineRule="exact"/>
        <w:jc w:val="center"/>
      </w:pPr>
      <w:r w:rsidRPr="00180834">
        <w:t>Fig</w:t>
      </w:r>
      <w:r>
        <w:rPr>
          <w:rFonts w:eastAsiaTheme="minorEastAsia" w:hint="eastAsia"/>
          <w:lang w:eastAsia="zh-CN"/>
        </w:rPr>
        <w:t>ure:</w:t>
      </w:r>
      <w:r w:rsidRPr="00180834">
        <w:t xml:space="preserve"> Traffic situation of Hong Kong</w:t>
      </w:r>
    </w:p>
    <w:p w14:paraId="1CD7185A" w14:textId="77777777" w:rsidR="00796F0A" w:rsidRPr="00333C6F" w:rsidRDefault="00796F0A" w:rsidP="00796F0A"/>
    <w:p w14:paraId="02CDEFE5" w14:textId="77777777" w:rsidR="00796F0A" w:rsidRDefault="00796F0A" w:rsidP="00796F0A">
      <w:r>
        <w:t>Denote the districts of Hong Kong by the nodes below:</w:t>
      </w:r>
    </w:p>
    <w:p w14:paraId="3178C456" w14:textId="77777777" w:rsidR="00796F0A" w:rsidRDefault="00796F0A" w:rsidP="00796F0A">
      <w:pPr>
        <w:pStyle w:val="a4"/>
        <w:widowControl/>
        <w:numPr>
          <w:ilvl w:val="0"/>
          <w:numId w:val="9"/>
        </w:numPr>
        <w:suppressAutoHyphens/>
        <w:autoSpaceDE/>
        <w:autoSpaceDN/>
        <w:spacing w:before="0"/>
        <w:jc w:val="both"/>
      </w:pPr>
      <w:r>
        <w:t xml:space="preserve">Node </w:t>
      </w:r>
      <w:r w:rsidRPr="002E52A6">
        <w:rPr>
          <w:b/>
          <w:i/>
        </w:rPr>
        <w:t>1</w:t>
      </w:r>
      <w:r>
        <w:t>: North</w:t>
      </w:r>
    </w:p>
    <w:p w14:paraId="0110EE2A" w14:textId="77777777" w:rsidR="00796F0A" w:rsidRDefault="00796F0A" w:rsidP="00796F0A">
      <w:pPr>
        <w:pStyle w:val="a4"/>
        <w:widowControl/>
        <w:numPr>
          <w:ilvl w:val="0"/>
          <w:numId w:val="9"/>
        </w:numPr>
        <w:suppressAutoHyphens/>
        <w:autoSpaceDE/>
        <w:autoSpaceDN/>
        <w:spacing w:before="0"/>
        <w:jc w:val="both"/>
      </w:pPr>
      <w:r>
        <w:t xml:space="preserve">Node </w:t>
      </w:r>
      <w:r>
        <w:rPr>
          <w:b/>
          <w:i/>
        </w:rPr>
        <w:t>2</w:t>
      </w:r>
      <w:r>
        <w:t>: Tai Po</w:t>
      </w:r>
    </w:p>
    <w:p w14:paraId="018D805A" w14:textId="77777777" w:rsidR="00796F0A" w:rsidRDefault="00796F0A" w:rsidP="00796F0A">
      <w:pPr>
        <w:pStyle w:val="a4"/>
        <w:widowControl/>
        <w:numPr>
          <w:ilvl w:val="0"/>
          <w:numId w:val="9"/>
        </w:numPr>
        <w:suppressAutoHyphens/>
        <w:autoSpaceDE/>
        <w:autoSpaceDN/>
        <w:spacing w:before="0"/>
        <w:jc w:val="both"/>
      </w:pPr>
      <w:r>
        <w:t xml:space="preserve">Node </w:t>
      </w:r>
      <w:r>
        <w:rPr>
          <w:b/>
          <w:i/>
        </w:rPr>
        <w:t>3</w:t>
      </w:r>
      <w:r>
        <w:t>: Yuen Long</w:t>
      </w:r>
    </w:p>
    <w:p w14:paraId="2C81ADED" w14:textId="77777777" w:rsidR="00796F0A" w:rsidRDefault="00796F0A" w:rsidP="00796F0A">
      <w:pPr>
        <w:pStyle w:val="a4"/>
        <w:widowControl/>
        <w:numPr>
          <w:ilvl w:val="0"/>
          <w:numId w:val="9"/>
        </w:numPr>
        <w:suppressAutoHyphens/>
        <w:autoSpaceDE/>
        <w:autoSpaceDN/>
        <w:spacing w:before="0"/>
        <w:jc w:val="both"/>
      </w:pPr>
      <w:r>
        <w:t xml:space="preserve">Node </w:t>
      </w:r>
      <w:r>
        <w:rPr>
          <w:b/>
          <w:i/>
        </w:rPr>
        <w:t>4</w:t>
      </w:r>
      <w:r>
        <w:t>: Tuen Mun</w:t>
      </w:r>
    </w:p>
    <w:p w14:paraId="05FA290A" w14:textId="77777777" w:rsidR="00796F0A" w:rsidRDefault="00796F0A" w:rsidP="00796F0A">
      <w:pPr>
        <w:pStyle w:val="a4"/>
        <w:widowControl/>
        <w:numPr>
          <w:ilvl w:val="0"/>
          <w:numId w:val="9"/>
        </w:numPr>
        <w:suppressAutoHyphens/>
        <w:autoSpaceDE/>
        <w:autoSpaceDN/>
        <w:spacing w:before="0"/>
        <w:jc w:val="both"/>
      </w:pPr>
      <w:r>
        <w:t xml:space="preserve">Node </w:t>
      </w:r>
      <w:r>
        <w:rPr>
          <w:b/>
          <w:i/>
        </w:rPr>
        <w:t>5</w:t>
      </w:r>
      <w:r>
        <w:t>: Tsuen Wan</w:t>
      </w:r>
    </w:p>
    <w:p w14:paraId="690517D8" w14:textId="77777777" w:rsidR="00796F0A" w:rsidRDefault="00796F0A" w:rsidP="00796F0A">
      <w:pPr>
        <w:pStyle w:val="a4"/>
        <w:widowControl/>
        <w:numPr>
          <w:ilvl w:val="0"/>
          <w:numId w:val="9"/>
        </w:numPr>
        <w:suppressAutoHyphens/>
        <w:autoSpaceDE/>
        <w:autoSpaceDN/>
        <w:spacing w:before="0"/>
        <w:jc w:val="both"/>
      </w:pPr>
      <w:r>
        <w:t xml:space="preserve">Node </w:t>
      </w:r>
      <w:r>
        <w:rPr>
          <w:b/>
          <w:i/>
        </w:rPr>
        <w:t>6</w:t>
      </w:r>
      <w:r>
        <w:t>: Sha Tin</w:t>
      </w:r>
    </w:p>
    <w:p w14:paraId="0370AC4D" w14:textId="77777777" w:rsidR="00796F0A" w:rsidRDefault="00796F0A" w:rsidP="00796F0A">
      <w:pPr>
        <w:pStyle w:val="a4"/>
        <w:widowControl/>
        <w:numPr>
          <w:ilvl w:val="0"/>
          <w:numId w:val="9"/>
        </w:numPr>
        <w:suppressAutoHyphens/>
        <w:autoSpaceDE/>
        <w:autoSpaceDN/>
        <w:spacing w:before="0"/>
        <w:jc w:val="both"/>
      </w:pPr>
      <w:r>
        <w:t xml:space="preserve">Node </w:t>
      </w:r>
      <w:r>
        <w:rPr>
          <w:b/>
          <w:i/>
        </w:rPr>
        <w:t>7</w:t>
      </w:r>
      <w:r>
        <w:t>: Sai Kung</w:t>
      </w:r>
    </w:p>
    <w:p w14:paraId="148EB448" w14:textId="77777777" w:rsidR="00796F0A" w:rsidRDefault="00796F0A" w:rsidP="00796F0A">
      <w:pPr>
        <w:pStyle w:val="a4"/>
        <w:widowControl/>
        <w:numPr>
          <w:ilvl w:val="0"/>
          <w:numId w:val="9"/>
        </w:numPr>
        <w:suppressAutoHyphens/>
        <w:autoSpaceDE/>
        <w:autoSpaceDN/>
        <w:spacing w:before="0"/>
        <w:jc w:val="both"/>
      </w:pPr>
      <w:r>
        <w:t xml:space="preserve">Node </w:t>
      </w:r>
      <w:r>
        <w:rPr>
          <w:b/>
          <w:i/>
        </w:rPr>
        <w:t>8</w:t>
      </w:r>
      <w:r>
        <w:t>: Kwai Tsing</w:t>
      </w:r>
    </w:p>
    <w:p w14:paraId="41A6EB5F" w14:textId="77777777" w:rsidR="00796F0A" w:rsidRDefault="00796F0A" w:rsidP="00796F0A">
      <w:pPr>
        <w:pStyle w:val="a4"/>
        <w:widowControl/>
        <w:numPr>
          <w:ilvl w:val="0"/>
          <w:numId w:val="9"/>
        </w:numPr>
        <w:suppressAutoHyphens/>
        <w:autoSpaceDE/>
        <w:autoSpaceDN/>
        <w:spacing w:before="0"/>
        <w:jc w:val="both"/>
      </w:pPr>
      <w:r>
        <w:t xml:space="preserve">Node </w:t>
      </w:r>
      <w:r>
        <w:rPr>
          <w:b/>
          <w:i/>
        </w:rPr>
        <w:t>9</w:t>
      </w:r>
      <w:r>
        <w:t xml:space="preserve">: Yau Tsim </w:t>
      </w:r>
      <w:proofErr w:type="spellStart"/>
      <w:r>
        <w:t>Mong</w:t>
      </w:r>
      <w:proofErr w:type="spellEnd"/>
    </w:p>
    <w:p w14:paraId="3BA084B6" w14:textId="77777777" w:rsidR="00796F0A" w:rsidRDefault="00796F0A" w:rsidP="00796F0A">
      <w:pPr>
        <w:pStyle w:val="a4"/>
        <w:widowControl/>
        <w:numPr>
          <w:ilvl w:val="0"/>
          <w:numId w:val="9"/>
        </w:numPr>
        <w:suppressAutoHyphens/>
        <w:autoSpaceDE/>
        <w:autoSpaceDN/>
        <w:spacing w:before="0"/>
        <w:jc w:val="both"/>
      </w:pPr>
      <w:r>
        <w:t xml:space="preserve">Node </w:t>
      </w:r>
      <w:r w:rsidRPr="002E52A6">
        <w:rPr>
          <w:b/>
          <w:i/>
        </w:rPr>
        <w:t>1</w:t>
      </w:r>
      <w:r>
        <w:rPr>
          <w:b/>
          <w:i/>
        </w:rPr>
        <w:t>0</w:t>
      </w:r>
      <w:r>
        <w:t>: Kwun Tong</w:t>
      </w:r>
    </w:p>
    <w:p w14:paraId="181014DC" w14:textId="77777777" w:rsidR="00796F0A" w:rsidRDefault="00796F0A" w:rsidP="00796F0A">
      <w:pPr>
        <w:pStyle w:val="a4"/>
        <w:widowControl/>
        <w:numPr>
          <w:ilvl w:val="0"/>
          <w:numId w:val="9"/>
        </w:numPr>
        <w:suppressAutoHyphens/>
        <w:autoSpaceDE/>
        <w:autoSpaceDN/>
        <w:spacing w:before="0"/>
        <w:jc w:val="both"/>
      </w:pPr>
      <w:r>
        <w:t xml:space="preserve">Node </w:t>
      </w:r>
      <w:r w:rsidRPr="002E52A6">
        <w:rPr>
          <w:b/>
          <w:i/>
        </w:rPr>
        <w:t>1</w:t>
      </w:r>
      <w:r>
        <w:rPr>
          <w:b/>
          <w:i/>
        </w:rPr>
        <w:t>1</w:t>
      </w:r>
      <w:r>
        <w:t>: Wan Chai</w:t>
      </w:r>
    </w:p>
    <w:p w14:paraId="3BFCEE20" w14:textId="77777777" w:rsidR="00796F0A" w:rsidRDefault="00796F0A" w:rsidP="00796F0A">
      <w:pPr>
        <w:pStyle w:val="a4"/>
        <w:widowControl/>
        <w:numPr>
          <w:ilvl w:val="0"/>
          <w:numId w:val="9"/>
        </w:numPr>
        <w:suppressAutoHyphens/>
        <w:autoSpaceDE/>
        <w:autoSpaceDN/>
        <w:spacing w:before="0"/>
        <w:jc w:val="both"/>
      </w:pPr>
      <w:r>
        <w:t xml:space="preserve">Node </w:t>
      </w:r>
      <w:r w:rsidRPr="002E52A6">
        <w:rPr>
          <w:b/>
          <w:i/>
        </w:rPr>
        <w:t>1</w:t>
      </w:r>
      <w:r>
        <w:rPr>
          <w:b/>
          <w:i/>
        </w:rPr>
        <w:t>2</w:t>
      </w:r>
      <w:r>
        <w:t>: Eastern</w:t>
      </w:r>
    </w:p>
    <w:p w14:paraId="71480FEC" w14:textId="77777777" w:rsidR="00796F0A" w:rsidRPr="00086219" w:rsidRDefault="00796F0A" w:rsidP="00796F0A">
      <w:pPr>
        <w:pStyle w:val="a4"/>
        <w:widowControl/>
        <w:numPr>
          <w:ilvl w:val="0"/>
          <w:numId w:val="9"/>
        </w:numPr>
        <w:suppressAutoHyphens/>
        <w:autoSpaceDE/>
        <w:autoSpaceDN/>
        <w:spacing w:before="0"/>
        <w:jc w:val="both"/>
      </w:pPr>
      <w:r>
        <w:t xml:space="preserve">Node </w:t>
      </w:r>
      <w:r w:rsidRPr="002E52A6">
        <w:rPr>
          <w:b/>
          <w:i/>
        </w:rPr>
        <w:t>1</w:t>
      </w:r>
      <w:r>
        <w:rPr>
          <w:b/>
          <w:i/>
        </w:rPr>
        <w:t>3</w:t>
      </w:r>
      <w:r>
        <w:t>: Airport</w:t>
      </w:r>
    </w:p>
    <w:p w14:paraId="7497C9D1" w14:textId="77777777" w:rsidR="00796F0A" w:rsidRDefault="00796F0A" w:rsidP="00796F0A">
      <w:pPr>
        <w:pStyle w:val="a4"/>
        <w:rPr>
          <w:rFonts w:eastAsiaTheme="minorEastAsia"/>
          <w:lang w:eastAsia="zh-CN"/>
        </w:rPr>
      </w:pPr>
    </w:p>
    <w:p w14:paraId="7E264524" w14:textId="77777777" w:rsidR="00796F0A" w:rsidRPr="00086219" w:rsidRDefault="00796F0A" w:rsidP="00796F0A">
      <w:pPr>
        <w:pStyle w:val="a4"/>
        <w:rPr>
          <w:rFonts w:eastAsiaTheme="minorEastAsia"/>
          <w:lang w:eastAsia="zh-CN"/>
        </w:rPr>
      </w:pPr>
    </w:p>
    <w:p w14:paraId="1D377DC7" w14:textId="77777777" w:rsidR="00796F0A" w:rsidRDefault="00796F0A" w:rsidP="00796F0A">
      <w:r>
        <w:t xml:space="preserve">The traffic cost between any two nodes is labelled by the red integer number. </w:t>
      </w:r>
    </w:p>
    <w:p w14:paraId="74E0ECF8" w14:textId="77777777" w:rsidR="00796F0A" w:rsidRDefault="00796F0A" w:rsidP="00796F0A">
      <w:r w:rsidRPr="00CF26B5">
        <w:t xml:space="preserve">Open </w:t>
      </w:r>
      <w:r>
        <w:t xml:space="preserve">the </w:t>
      </w:r>
      <w:r w:rsidRPr="00CF26B5">
        <w:t>file "</w:t>
      </w:r>
      <w:r w:rsidRPr="00CF26B5">
        <w:rPr>
          <w:b/>
        </w:rPr>
        <w:t>Task2.m</w:t>
      </w:r>
      <w:r w:rsidRPr="00CF26B5">
        <w:t>" in the MATLA</w:t>
      </w:r>
      <w:r>
        <w:t>B editor window. Then</w:t>
      </w:r>
      <w:ins w:id="3" w:author="Shenghui SONG" w:date="2025-03-24T21:32:00Z" w16du:dateUtc="2025-03-24T13:32:00Z">
        <w:r>
          <w:t>,</w:t>
        </w:r>
      </w:ins>
      <w:r>
        <w:t xml:space="preserve"> modify the code to create the weighted graph for the traffic situation in HK.</w:t>
      </w:r>
    </w:p>
    <w:p w14:paraId="73EFD057" w14:textId="77777777" w:rsidR="00796F0A" w:rsidRDefault="00796F0A" w:rsidP="00796F0A">
      <w:pPr>
        <w:adjustRightInd w:val="0"/>
      </w:pPr>
    </w:p>
    <w:p w14:paraId="52188953" w14:textId="77777777" w:rsidR="00796F0A" w:rsidRDefault="00796F0A" w:rsidP="00796F0A">
      <w:pPr>
        <w:adjustRightInd w:val="0"/>
        <w:rPr>
          <w:rFonts w:eastAsiaTheme="minorEastAsia"/>
          <w:lang w:eastAsia="zh-CN"/>
        </w:rPr>
      </w:pPr>
    </w:p>
    <w:p w14:paraId="12590867" w14:textId="77777777" w:rsidR="00796F0A" w:rsidRPr="00333C6F" w:rsidRDefault="00796F0A" w:rsidP="00796F0A">
      <w:pPr>
        <w:rPr>
          <w:b/>
          <w:bCs/>
          <w:u w:val="single"/>
        </w:rPr>
      </w:pPr>
      <w:r w:rsidRPr="00333C6F">
        <w:rPr>
          <w:b/>
          <w:bCs/>
          <w:u w:val="single"/>
        </w:rPr>
        <w:t>Check point:</w:t>
      </w:r>
    </w:p>
    <w:p w14:paraId="7CA40353" w14:textId="77777777" w:rsidR="00796F0A" w:rsidRPr="00333C6F" w:rsidRDefault="00796F0A" w:rsidP="00796F0A">
      <w:pPr>
        <w:rPr>
          <w:b/>
          <w:bCs/>
          <w:u w:val="single"/>
        </w:rPr>
      </w:pPr>
    </w:p>
    <w:p w14:paraId="3B2071ED" w14:textId="77777777" w:rsidR="00796F0A" w:rsidRPr="00A62259" w:rsidRDefault="00796F0A" w:rsidP="00796F0A">
      <w:pPr>
        <w:pStyle w:val="a4"/>
        <w:widowControl/>
        <w:numPr>
          <w:ilvl w:val="0"/>
          <w:numId w:val="8"/>
        </w:numPr>
        <w:suppressAutoHyphens/>
        <w:autoSpaceDE/>
        <w:autoSpaceDN/>
        <w:spacing w:before="0"/>
        <w:jc w:val="both"/>
      </w:pPr>
      <w:r>
        <w:t>Copy the array you created to represent the weighted graph here.</w:t>
      </w:r>
    </w:p>
    <w:p w14:paraId="66BF64CA" w14:textId="77777777" w:rsidR="00796F0A" w:rsidRPr="00333C6F" w:rsidRDefault="00796F0A" w:rsidP="00796F0A">
      <w:pPr>
        <w:pStyle w:val="a4"/>
        <w:pBdr>
          <w:bottom w:val="single" w:sz="4" w:space="1" w:color="auto"/>
        </w:pBdr>
      </w:pPr>
    </w:p>
    <w:p w14:paraId="19F69661" w14:textId="77777777" w:rsidR="003E65E1" w:rsidRPr="003E65E1" w:rsidRDefault="003E65E1" w:rsidP="003E65E1">
      <w:pPr>
        <w:pStyle w:val="a4"/>
        <w:pBdr>
          <w:bottom w:val="single" w:sz="4" w:space="1" w:color="auto"/>
        </w:pBdr>
        <w:rPr>
          <w:b/>
        </w:rPr>
      </w:pPr>
      <w:r w:rsidRPr="003E65E1">
        <w:rPr>
          <w:b/>
        </w:rPr>
        <w:lastRenderedPageBreak/>
        <w:t xml:space="preserve">Graph = [0   2   </w:t>
      </w:r>
      <w:proofErr w:type="gramStart"/>
      <w:r w:rsidRPr="003E65E1">
        <w:rPr>
          <w:b/>
        </w:rPr>
        <w:t>4  inf</w:t>
      </w:r>
      <w:proofErr w:type="gram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proofErr w:type="gram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;</w:t>
      </w:r>
      <w:proofErr w:type="gramEnd"/>
      <w:r w:rsidRPr="003E65E1">
        <w:rPr>
          <w:b/>
        </w:rPr>
        <w:t xml:space="preserve"> % 1</w:t>
      </w:r>
    </w:p>
    <w:p w14:paraId="23F3BAA4" w14:textId="77777777" w:rsidR="003E65E1" w:rsidRPr="003E65E1" w:rsidRDefault="003E65E1" w:rsidP="003E65E1">
      <w:pPr>
        <w:pStyle w:val="a4"/>
        <w:pBdr>
          <w:bottom w:val="single" w:sz="4" w:space="1" w:color="auto"/>
        </w:pBdr>
        <w:rPr>
          <w:b/>
        </w:rPr>
      </w:pPr>
      <w:r w:rsidRPr="003E65E1">
        <w:rPr>
          <w:b/>
        </w:rPr>
        <w:t xml:space="preserve">         2   0   </w:t>
      </w:r>
      <w:proofErr w:type="gramStart"/>
      <w:r w:rsidRPr="003E65E1">
        <w:rPr>
          <w:b/>
        </w:rPr>
        <w:t>6  inf</w:t>
      </w:r>
      <w:proofErr w:type="gramEnd"/>
      <w:r w:rsidRPr="003E65E1">
        <w:rPr>
          <w:b/>
        </w:rPr>
        <w:t xml:space="preserve">  </w:t>
      </w:r>
      <w:proofErr w:type="gramStart"/>
      <w:r w:rsidRPr="003E65E1">
        <w:rPr>
          <w:b/>
        </w:rPr>
        <w:t>3  inf</w:t>
      </w:r>
      <w:proofErr w:type="gram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proofErr w:type="gram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;</w:t>
      </w:r>
      <w:proofErr w:type="gramEnd"/>
      <w:r w:rsidRPr="003E65E1">
        <w:rPr>
          <w:b/>
        </w:rPr>
        <w:t xml:space="preserve"> % 2</w:t>
      </w:r>
    </w:p>
    <w:p w14:paraId="584BF048" w14:textId="77777777" w:rsidR="003E65E1" w:rsidRPr="003E65E1" w:rsidRDefault="003E65E1" w:rsidP="003E65E1">
      <w:pPr>
        <w:pStyle w:val="a4"/>
        <w:pBdr>
          <w:bottom w:val="single" w:sz="4" w:space="1" w:color="auto"/>
        </w:pBdr>
        <w:rPr>
          <w:b/>
        </w:rPr>
      </w:pPr>
      <w:r w:rsidRPr="003E65E1">
        <w:rPr>
          <w:b/>
        </w:rPr>
        <w:t xml:space="preserve">         4   6   0   3   </w:t>
      </w:r>
      <w:proofErr w:type="gramStart"/>
      <w:r w:rsidRPr="003E65E1">
        <w:rPr>
          <w:b/>
        </w:rPr>
        <w:t>7  inf</w:t>
      </w:r>
      <w:proofErr w:type="gram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proofErr w:type="gram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;</w:t>
      </w:r>
      <w:proofErr w:type="gramEnd"/>
      <w:r w:rsidRPr="003E65E1">
        <w:rPr>
          <w:b/>
        </w:rPr>
        <w:t xml:space="preserve"> % 3</w:t>
      </w:r>
    </w:p>
    <w:p w14:paraId="744DD7AA" w14:textId="77777777" w:rsidR="003E65E1" w:rsidRPr="003E65E1" w:rsidRDefault="003E65E1" w:rsidP="003E65E1">
      <w:pPr>
        <w:pStyle w:val="a4"/>
        <w:pBdr>
          <w:bottom w:val="single" w:sz="4" w:space="1" w:color="auto"/>
        </w:pBdr>
        <w:rPr>
          <w:b/>
        </w:rPr>
      </w:pPr>
      <w:r w:rsidRPr="003E65E1">
        <w:rPr>
          <w:b/>
        </w:rPr>
        <w:t xml:space="preserve">         inf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3   0   </w:t>
      </w:r>
      <w:proofErr w:type="gramStart"/>
      <w:r w:rsidRPr="003E65E1">
        <w:rPr>
          <w:b/>
        </w:rPr>
        <w:t>9  inf</w:t>
      </w:r>
      <w:proofErr w:type="gram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proofErr w:type="gram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 4  ;</w:t>
      </w:r>
      <w:proofErr w:type="gramEnd"/>
      <w:r w:rsidRPr="003E65E1">
        <w:rPr>
          <w:b/>
        </w:rPr>
        <w:t xml:space="preserve"> % 4</w:t>
      </w:r>
    </w:p>
    <w:p w14:paraId="695788F8" w14:textId="77777777" w:rsidR="003E65E1" w:rsidRPr="003E65E1" w:rsidRDefault="003E65E1" w:rsidP="003E65E1">
      <w:pPr>
        <w:pStyle w:val="a4"/>
        <w:pBdr>
          <w:bottom w:val="single" w:sz="4" w:space="1" w:color="auto"/>
        </w:pBdr>
        <w:rPr>
          <w:b/>
        </w:rPr>
      </w:pPr>
      <w:r w:rsidRPr="003E65E1">
        <w:rPr>
          <w:b/>
        </w:rPr>
        <w:t xml:space="preserve">         inf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7   9   </w:t>
      </w:r>
      <w:proofErr w:type="gramStart"/>
      <w:r w:rsidRPr="003E65E1">
        <w:rPr>
          <w:b/>
        </w:rPr>
        <w:t>0  inf</w:t>
      </w:r>
      <w:proofErr w:type="gramEnd"/>
      <w:r w:rsidRPr="003E65E1">
        <w:rPr>
          <w:b/>
        </w:rPr>
        <w:t xml:space="preserve"> </w:t>
      </w:r>
      <w:proofErr w:type="spellStart"/>
      <w:proofErr w:type="gram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 1</w:t>
      </w:r>
      <w:proofErr w:type="gramEnd"/>
      <w:r w:rsidRPr="003E65E1">
        <w:rPr>
          <w:b/>
        </w:rPr>
        <w:t xml:space="preserve">  inf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proofErr w:type="gram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;</w:t>
      </w:r>
      <w:proofErr w:type="gramEnd"/>
      <w:r w:rsidRPr="003E65E1">
        <w:rPr>
          <w:b/>
        </w:rPr>
        <w:t xml:space="preserve"> % 5</w:t>
      </w:r>
    </w:p>
    <w:p w14:paraId="5E2E87CE" w14:textId="77777777" w:rsidR="003E65E1" w:rsidRPr="003E65E1" w:rsidRDefault="003E65E1" w:rsidP="003E65E1">
      <w:pPr>
        <w:pStyle w:val="a4"/>
        <w:pBdr>
          <w:bottom w:val="single" w:sz="4" w:space="1" w:color="auto"/>
        </w:pBdr>
        <w:rPr>
          <w:b/>
        </w:rPr>
      </w:pPr>
      <w:r w:rsidRPr="003E65E1">
        <w:rPr>
          <w:b/>
        </w:rPr>
        <w:t xml:space="preserve">         inf 3   inf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0   6   3   5   </w:t>
      </w:r>
      <w:proofErr w:type="gramStart"/>
      <w:r w:rsidRPr="003E65E1">
        <w:rPr>
          <w:b/>
        </w:rPr>
        <w:t>4  inf</w:t>
      </w:r>
      <w:proofErr w:type="gram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proofErr w:type="gram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;</w:t>
      </w:r>
      <w:proofErr w:type="gramEnd"/>
      <w:r w:rsidRPr="003E65E1">
        <w:rPr>
          <w:b/>
        </w:rPr>
        <w:t xml:space="preserve"> % 6</w:t>
      </w:r>
    </w:p>
    <w:p w14:paraId="3A1CD163" w14:textId="77777777" w:rsidR="003E65E1" w:rsidRPr="003E65E1" w:rsidRDefault="003E65E1" w:rsidP="003E65E1">
      <w:pPr>
        <w:pStyle w:val="a4"/>
        <w:pBdr>
          <w:bottom w:val="single" w:sz="4" w:space="1" w:color="auto"/>
        </w:pBdr>
        <w:rPr>
          <w:b/>
        </w:rPr>
      </w:pPr>
      <w:r w:rsidRPr="003E65E1">
        <w:rPr>
          <w:b/>
        </w:rPr>
        <w:t xml:space="preserve">         inf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6   </w:t>
      </w:r>
      <w:proofErr w:type="gramStart"/>
      <w:r w:rsidRPr="003E65E1">
        <w:rPr>
          <w:b/>
        </w:rPr>
        <w:t>0  inf</w:t>
      </w:r>
      <w:proofErr w:type="gramEnd"/>
      <w:r w:rsidRPr="003E65E1">
        <w:rPr>
          <w:b/>
        </w:rPr>
        <w:t xml:space="preserve"> </w:t>
      </w:r>
      <w:proofErr w:type="spellStart"/>
      <w:proofErr w:type="gram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 5</w:t>
      </w:r>
      <w:proofErr w:type="gramEnd"/>
      <w:r w:rsidRPr="003E65E1">
        <w:rPr>
          <w:b/>
        </w:rPr>
        <w:t xml:space="preserve">  inf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proofErr w:type="gram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;</w:t>
      </w:r>
      <w:proofErr w:type="gramEnd"/>
      <w:r w:rsidRPr="003E65E1">
        <w:rPr>
          <w:b/>
        </w:rPr>
        <w:t xml:space="preserve"> % 7</w:t>
      </w:r>
    </w:p>
    <w:p w14:paraId="7E999DD9" w14:textId="77777777" w:rsidR="003E65E1" w:rsidRPr="003E65E1" w:rsidRDefault="003E65E1" w:rsidP="003E65E1">
      <w:pPr>
        <w:pStyle w:val="a4"/>
        <w:pBdr>
          <w:bottom w:val="single" w:sz="4" w:space="1" w:color="auto"/>
        </w:pBdr>
        <w:rPr>
          <w:b/>
        </w:rPr>
      </w:pPr>
      <w:r w:rsidRPr="003E65E1">
        <w:rPr>
          <w:b/>
        </w:rPr>
        <w:t xml:space="preserve">         inf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1   3   inf 0   </w:t>
      </w:r>
      <w:proofErr w:type="gramStart"/>
      <w:r w:rsidRPr="003E65E1">
        <w:rPr>
          <w:b/>
        </w:rPr>
        <w:t>4  inf</w:t>
      </w:r>
      <w:proofErr w:type="gram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proofErr w:type="gram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 7  ;</w:t>
      </w:r>
      <w:proofErr w:type="gramEnd"/>
      <w:r w:rsidRPr="003E65E1">
        <w:rPr>
          <w:b/>
        </w:rPr>
        <w:t xml:space="preserve"> % 8</w:t>
      </w:r>
    </w:p>
    <w:p w14:paraId="66499AB2" w14:textId="77777777" w:rsidR="003E65E1" w:rsidRPr="003E65E1" w:rsidRDefault="003E65E1" w:rsidP="003E65E1">
      <w:pPr>
        <w:pStyle w:val="a4"/>
        <w:pBdr>
          <w:bottom w:val="single" w:sz="4" w:space="1" w:color="auto"/>
        </w:pBdr>
        <w:rPr>
          <w:b/>
        </w:rPr>
      </w:pPr>
      <w:r w:rsidRPr="003E65E1">
        <w:rPr>
          <w:b/>
        </w:rPr>
        <w:t xml:space="preserve">         inf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4   </w:t>
      </w:r>
      <w:proofErr w:type="gramStart"/>
      <w:r w:rsidRPr="003E65E1">
        <w:rPr>
          <w:b/>
        </w:rPr>
        <w:t>0  inf</w:t>
      </w:r>
      <w:proofErr w:type="gramEnd"/>
      <w:r w:rsidRPr="003E65E1">
        <w:rPr>
          <w:b/>
        </w:rPr>
        <w:t xml:space="preserve"> </w:t>
      </w:r>
      <w:proofErr w:type="spellStart"/>
      <w:proofErr w:type="gram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 7</w:t>
      </w:r>
      <w:proofErr w:type="gramEnd"/>
      <w:r w:rsidRPr="003E65E1">
        <w:rPr>
          <w:b/>
        </w:rPr>
        <w:t xml:space="preserve">  </w:t>
      </w:r>
      <w:proofErr w:type="gramStart"/>
      <w:r w:rsidRPr="003E65E1">
        <w:rPr>
          <w:b/>
        </w:rPr>
        <w:t>inf ;</w:t>
      </w:r>
      <w:proofErr w:type="gramEnd"/>
      <w:r w:rsidRPr="003E65E1">
        <w:rPr>
          <w:b/>
        </w:rPr>
        <w:t xml:space="preserve"> % 9</w:t>
      </w:r>
    </w:p>
    <w:p w14:paraId="30C08B16" w14:textId="77777777" w:rsidR="003E65E1" w:rsidRPr="003E65E1" w:rsidRDefault="003E65E1" w:rsidP="003E65E1">
      <w:pPr>
        <w:pStyle w:val="a4"/>
        <w:pBdr>
          <w:bottom w:val="single" w:sz="4" w:space="1" w:color="auto"/>
        </w:pBdr>
        <w:rPr>
          <w:b/>
        </w:rPr>
      </w:pPr>
      <w:r w:rsidRPr="003E65E1">
        <w:rPr>
          <w:b/>
        </w:rPr>
        <w:t xml:space="preserve">         inf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4   </w:t>
      </w:r>
      <w:proofErr w:type="gramStart"/>
      <w:r w:rsidRPr="003E65E1">
        <w:rPr>
          <w:b/>
        </w:rPr>
        <w:t>5  inf</w:t>
      </w:r>
      <w:proofErr w:type="gramEnd"/>
      <w:r w:rsidRPr="003E65E1">
        <w:rPr>
          <w:b/>
        </w:rPr>
        <w:t xml:space="preserve"> </w:t>
      </w:r>
      <w:proofErr w:type="spellStart"/>
      <w:proofErr w:type="gram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 0</w:t>
      </w:r>
      <w:proofErr w:type="gramEnd"/>
      <w:r w:rsidRPr="003E65E1">
        <w:rPr>
          <w:b/>
        </w:rPr>
        <w:t xml:space="preserve">   </w:t>
      </w:r>
      <w:proofErr w:type="gramStart"/>
      <w:r w:rsidRPr="003E65E1">
        <w:rPr>
          <w:b/>
        </w:rPr>
        <w:t>6  inf</w:t>
      </w:r>
      <w:proofErr w:type="gramEnd"/>
      <w:r w:rsidRPr="003E65E1">
        <w:rPr>
          <w:b/>
        </w:rPr>
        <w:t xml:space="preserve"> </w:t>
      </w:r>
      <w:proofErr w:type="spellStart"/>
      <w:proofErr w:type="gram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;</w:t>
      </w:r>
      <w:proofErr w:type="gramEnd"/>
      <w:r w:rsidRPr="003E65E1">
        <w:rPr>
          <w:b/>
        </w:rPr>
        <w:t xml:space="preserve"> % 10</w:t>
      </w:r>
    </w:p>
    <w:p w14:paraId="65A49E76" w14:textId="77777777" w:rsidR="003E65E1" w:rsidRPr="003E65E1" w:rsidRDefault="003E65E1" w:rsidP="003E65E1">
      <w:pPr>
        <w:pStyle w:val="a4"/>
        <w:pBdr>
          <w:bottom w:val="single" w:sz="4" w:space="1" w:color="auto"/>
        </w:pBdr>
        <w:rPr>
          <w:b/>
        </w:rPr>
      </w:pPr>
      <w:r w:rsidRPr="003E65E1">
        <w:rPr>
          <w:b/>
        </w:rPr>
        <w:t xml:space="preserve">         inf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6   0   </w:t>
      </w:r>
      <w:proofErr w:type="gramStart"/>
      <w:r w:rsidRPr="003E65E1">
        <w:rPr>
          <w:b/>
        </w:rPr>
        <w:t>2  inf</w:t>
      </w:r>
      <w:proofErr w:type="gramEnd"/>
      <w:r w:rsidRPr="003E65E1">
        <w:rPr>
          <w:b/>
        </w:rPr>
        <w:t xml:space="preserve"> ; % 11</w:t>
      </w:r>
    </w:p>
    <w:p w14:paraId="775FFC0A" w14:textId="77777777" w:rsidR="003E65E1" w:rsidRPr="003E65E1" w:rsidRDefault="003E65E1" w:rsidP="003E65E1">
      <w:pPr>
        <w:pStyle w:val="a4"/>
        <w:pBdr>
          <w:bottom w:val="single" w:sz="4" w:space="1" w:color="auto"/>
        </w:pBdr>
        <w:rPr>
          <w:b/>
        </w:rPr>
      </w:pPr>
      <w:r w:rsidRPr="003E65E1">
        <w:rPr>
          <w:b/>
        </w:rPr>
        <w:t xml:space="preserve">         inf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gramStart"/>
      <w:r w:rsidRPr="003E65E1">
        <w:rPr>
          <w:b/>
        </w:rPr>
        <w:t>7  inf</w:t>
      </w:r>
      <w:proofErr w:type="gramEnd"/>
      <w:r w:rsidRPr="003E65E1">
        <w:rPr>
          <w:b/>
        </w:rPr>
        <w:t xml:space="preserve">  2   </w:t>
      </w:r>
      <w:proofErr w:type="gramStart"/>
      <w:r w:rsidRPr="003E65E1">
        <w:rPr>
          <w:b/>
        </w:rPr>
        <w:t>0  inf</w:t>
      </w:r>
      <w:proofErr w:type="gramEnd"/>
      <w:r w:rsidRPr="003E65E1">
        <w:rPr>
          <w:b/>
        </w:rPr>
        <w:t xml:space="preserve"> ; % 12</w:t>
      </w:r>
    </w:p>
    <w:p w14:paraId="38551068" w14:textId="77777777" w:rsidR="003E65E1" w:rsidRPr="003E65E1" w:rsidRDefault="003E65E1" w:rsidP="003E65E1">
      <w:pPr>
        <w:pStyle w:val="a4"/>
        <w:pBdr>
          <w:bottom w:val="single" w:sz="4" w:space="1" w:color="auto"/>
        </w:pBdr>
        <w:rPr>
          <w:b/>
        </w:rPr>
      </w:pPr>
      <w:r w:rsidRPr="003E65E1">
        <w:rPr>
          <w:b/>
        </w:rPr>
        <w:t xml:space="preserve">         inf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proofErr w:type="gram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 4</w:t>
      </w:r>
      <w:proofErr w:type="gramEnd"/>
      <w:r w:rsidRPr="003E65E1">
        <w:rPr>
          <w:b/>
        </w:rPr>
        <w:t xml:space="preserve">  inf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proofErr w:type="gram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 7</w:t>
      </w:r>
      <w:proofErr w:type="gramEnd"/>
      <w:r w:rsidRPr="003E65E1">
        <w:rPr>
          <w:b/>
        </w:rPr>
        <w:t xml:space="preserve"> inf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</w:t>
      </w:r>
      <w:proofErr w:type="spellStart"/>
      <w:r w:rsidRPr="003E65E1">
        <w:rPr>
          <w:b/>
        </w:rPr>
        <w:t>inf</w:t>
      </w:r>
      <w:proofErr w:type="spellEnd"/>
      <w:r w:rsidRPr="003E65E1">
        <w:rPr>
          <w:b/>
        </w:rPr>
        <w:t xml:space="preserve"> inf]; % 13</w:t>
      </w:r>
    </w:p>
    <w:p w14:paraId="32633A87" w14:textId="77777777" w:rsidR="003E65E1" w:rsidRPr="003E65E1" w:rsidRDefault="003E65E1" w:rsidP="003E65E1">
      <w:pPr>
        <w:pStyle w:val="a4"/>
        <w:pBdr>
          <w:bottom w:val="single" w:sz="4" w:space="1" w:color="auto"/>
        </w:pBdr>
        <w:rPr>
          <w:b/>
        </w:rPr>
      </w:pPr>
      <w:r w:rsidRPr="003E65E1">
        <w:rPr>
          <w:b/>
        </w:rPr>
        <w:t xml:space="preserve">       </w:t>
      </w:r>
    </w:p>
    <w:p w14:paraId="23C9113B" w14:textId="77777777" w:rsidR="003E65E1" w:rsidRPr="003E65E1" w:rsidRDefault="003E65E1" w:rsidP="003E65E1">
      <w:pPr>
        <w:pStyle w:val="a4"/>
        <w:pBdr>
          <w:bottom w:val="single" w:sz="4" w:space="1" w:color="auto"/>
        </w:pBdr>
        <w:rPr>
          <w:b/>
        </w:rPr>
      </w:pPr>
    </w:p>
    <w:p w14:paraId="578A9577" w14:textId="77777777" w:rsidR="00796F0A" w:rsidRPr="009F35DE" w:rsidRDefault="00796F0A" w:rsidP="00796F0A">
      <w:pPr>
        <w:pStyle w:val="a4"/>
        <w:pBdr>
          <w:bottom w:val="single" w:sz="4" w:space="1" w:color="auto"/>
        </w:pBdr>
        <w:rPr>
          <w:b/>
        </w:rPr>
      </w:pPr>
    </w:p>
    <w:p w14:paraId="7A94C846" w14:textId="77777777" w:rsidR="00796F0A" w:rsidRPr="00333C6F" w:rsidRDefault="00796F0A" w:rsidP="00796F0A">
      <w:pPr>
        <w:ind w:left="360"/>
      </w:pPr>
    </w:p>
    <w:p w14:paraId="38D421A9" w14:textId="77777777" w:rsidR="00796F0A" w:rsidRPr="002B1516" w:rsidRDefault="00796F0A" w:rsidP="00796F0A">
      <w:pPr>
        <w:pStyle w:val="a4"/>
        <w:widowControl/>
        <w:numPr>
          <w:ilvl w:val="0"/>
          <w:numId w:val="8"/>
        </w:numPr>
        <w:suppressAutoHyphens/>
        <w:autoSpaceDE/>
        <w:autoSpaceDN/>
        <w:spacing w:before="0"/>
        <w:jc w:val="both"/>
      </w:pPr>
      <w:r>
        <w:t xml:space="preserve">Find the shortest path from </w:t>
      </w:r>
      <w:r>
        <w:rPr>
          <w:rFonts w:eastAsiaTheme="minorEastAsia" w:hint="eastAsia"/>
          <w:b/>
          <w:lang w:eastAsia="zh-CN"/>
        </w:rPr>
        <w:t>Yuen Long</w:t>
      </w:r>
      <w:r>
        <w:t xml:space="preserve"> to </w:t>
      </w:r>
      <w:r w:rsidRPr="002D692B">
        <w:rPr>
          <w:b/>
        </w:rPr>
        <w:t>Eastern</w:t>
      </w:r>
      <w:r>
        <w:rPr>
          <w:b/>
        </w:rPr>
        <w:t xml:space="preserve"> </w:t>
      </w:r>
      <w:r w:rsidRPr="00086219">
        <w:rPr>
          <w:bCs/>
        </w:rPr>
        <w:t>and determine the associated cost</w:t>
      </w:r>
      <w:r>
        <w:rPr>
          <w:b/>
        </w:rPr>
        <w:t xml:space="preserve">. </w:t>
      </w:r>
    </w:p>
    <w:p w14:paraId="3D1C3087" w14:textId="77777777" w:rsidR="00796F0A" w:rsidRPr="002B1516" w:rsidRDefault="00796F0A" w:rsidP="00796F0A">
      <w:pPr>
        <w:rPr>
          <w:rFonts w:eastAsiaTheme="minorEastAsia"/>
          <w:lang w:eastAsia="zh-CN"/>
        </w:rPr>
      </w:pPr>
    </w:p>
    <w:p w14:paraId="58A1E2FB" w14:textId="77777777" w:rsidR="003E65E1" w:rsidRPr="003E65E1" w:rsidRDefault="003E65E1" w:rsidP="003E65E1">
      <w:pPr>
        <w:pStyle w:val="a4"/>
        <w:pBdr>
          <w:bottom w:val="single" w:sz="4" w:space="1" w:color="auto"/>
        </w:pBdr>
        <w:rPr>
          <w:rFonts w:eastAsiaTheme="minorEastAsia"/>
          <w:lang w:eastAsia="zh-CN"/>
        </w:rPr>
      </w:pPr>
      <w:r w:rsidRPr="003E65E1">
        <w:rPr>
          <w:rFonts w:eastAsiaTheme="minorEastAsia"/>
          <w:lang w:eastAsia="zh-CN"/>
        </w:rPr>
        <w:t>path =</w:t>
      </w:r>
      <w:r w:rsidRPr="003E65E1">
        <w:rPr>
          <w:rFonts w:eastAsiaTheme="minorEastAsia"/>
          <w:lang w:eastAsia="zh-CN"/>
        </w:rPr>
        <w:br/>
      </w:r>
      <w:r w:rsidRPr="003E65E1">
        <w:rPr>
          <w:rFonts w:eastAsiaTheme="minorEastAsia"/>
          <w:lang w:eastAsia="zh-CN"/>
        </w:rPr>
        <w:br/>
        <w:t xml:space="preserve">     3</w:t>
      </w:r>
      <w:r w:rsidRPr="003E65E1">
        <w:rPr>
          <w:rFonts w:eastAsiaTheme="minorEastAsia"/>
          <w:lang w:eastAsia="zh-CN"/>
        </w:rPr>
        <w:br/>
        <w:t xml:space="preserve">     5</w:t>
      </w:r>
      <w:r w:rsidRPr="003E65E1">
        <w:rPr>
          <w:rFonts w:eastAsiaTheme="minorEastAsia"/>
          <w:lang w:eastAsia="zh-CN"/>
        </w:rPr>
        <w:br/>
        <w:t xml:space="preserve">     8</w:t>
      </w:r>
      <w:r w:rsidRPr="003E65E1">
        <w:rPr>
          <w:rFonts w:eastAsiaTheme="minorEastAsia"/>
          <w:lang w:eastAsia="zh-CN"/>
        </w:rPr>
        <w:br/>
        <w:t xml:space="preserve">     9</w:t>
      </w:r>
      <w:r w:rsidRPr="003E65E1">
        <w:rPr>
          <w:rFonts w:eastAsiaTheme="minorEastAsia"/>
          <w:lang w:eastAsia="zh-CN"/>
        </w:rPr>
        <w:br/>
        <w:t xml:space="preserve">    12</w:t>
      </w:r>
      <w:r w:rsidRPr="003E65E1">
        <w:rPr>
          <w:rFonts w:eastAsiaTheme="minorEastAsia"/>
          <w:lang w:eastAsia="zh-CN"/>
        </w:rPr>
        <w:br/>
      </w:r>
      <w:r w:rsidRPr="003E65E1">
        <w:rPr>
          <w:rFonts w:eastAsiaTheme="minorEastAsia"/>
          <w:lang w:eastAsia="zh-CN"/>
        </w:rPr>
        <w:br/>
      </w:r>
      <w:r w:rsidRPr="003E65E1">
        <w:rPr>
          <w:rFonts w:eastAsiaTheme="minorEastAsia"/>
          <w:lang w:eastAsia="zh-CN"/>
        </w:rPr>
        <w:br/>
        <w:t>cost =</w:t>
      </w:r>
      <w:r w:rsidRPr="003E65E1">
        <w:rPr>
          <w:rFonts w:eastAsiaTheme="minorEastAsia"/>
          <w:lang w:eastAsia="zh-CN"/>
        </w:rPr>
        <w:br/>
      </w:r>
      <w:r w:rsidRPr="003E65E1">
        <w:rPr>
          <w:rFonts w:eastAsiaTheme="minorEastAsia"/>
          <w:lang w:eastAsia="zh-CN"/>
        </w:rPr>
        <w:br/>
        <w:t xml:space="preserve">    19</w:t>
      </w:r>
    </w:p>
    <w:p w14:paraId="7D7E869A" w14:textId="77777777" w:rsidR="00796F0A" w:rsidRDefault="00796F0A" w:rsidP="00796F0A">
      <w:pPr>
        <w:pStyle w:val="a4"/>
        <w:pBdr>
          <w:bottom w:val="single" w:sz="4" w:space="1" w:color="auto"/>
        </w:pBdr>
        <w:rPr>
          <w:rFonts w:eastAsiaTheme="minorEastAsia"/>
          <w:lang w:eastAsia="zh-CN"/>
        </w:rPr>
      </w:pPr>
    </w:p>
    <w:p w14:paraId="79FEC0CC" w14:textId="77777777" w:rsidR="00796F0A" w:rsidRDefault="00796F0A" w:rsidP="00796F0A">
      <w:pPr>
        <w:spacing w:before="120" w:after="120"/>
        <w:jc w:val="center"/>
        <w:rPr>
          <w:rFonts w:eastAsiaTheme="minorEastAsia"/>
          <w:b/>
          <w:bCs/>
          <w:i/>
          <w:iCs/>
          <w:u w:val="single"/>
          <w:lang w:eastAsia="zh-CN"/>
        </w:rPr>
      </w:pPr>
    </w:p>
    <w:p w14:paraId="3D373FE1" w14:textId="77777777" w:rsidR="00796F0A" w:rsidRPr="002B1516" w:rsidRDefault="00796F0A" w:rsidP="00796F0A">
      <w:pPr>
        <w:spacing w:before="120" w:after="120"/>
        <w:jc w:val="center"/>
        <w:rPr>
          <w:rFonts w:eastAsia="宋体"/>
          <w:b/>
          <w:bCs/>
          <w:i/>
          <w:iCs/>
          <w:u w:val="single"/>
          <w:lang w:eastAsia="zh-CN"/>
        </w:rPr>
      </w:pPr>
      <w:r w:rsidRPr="002B1516">
        <w:rPr>
          <w:b/>
          <w:bCs/>
          <w:i/>
          <w:iCs/>
          <w:u w:val="single"/>
          <w:lang w:eastAsia="zh-CN"/>
        </w:rPr>
        <w:t>Fill in the answers</w:t>
      </w:r>
      <w:r w:rsidRPr="002B1516">
        <w:rPr>
          <w:rFonts w:eastAsia="宋体" w:hint="eastAsia"/>
          <w:b/>
          <w:bCs/>
          <w:i/>
          <w:iCs/>
          <w:u w:val="single"/>
          <w:lang w:eastAsia="zh-CN"/>
        </w:rPr>
        <w:t>, c</w:t>
      </w:r>
      <w:r w:rsidRPr="002B1516">
        <w:rPr>
          <w:b/>
          <w:bCs/>
          <w:i/>
          <w:iCs/>
          <w:u w:val="single"/>
          <w:lang w:eastAsia="zh-CN"/>
        </w:rPr>
        <w:t>ommit the revised codes to GitHub</w:t>
      </w:r>
    </w:p>
    <w:p w14:paraId="0B9A78A1" w14:textId="77777777" w:rsidR="00796F0A" w:rsidRDefault="00796F0A" w:rsidP="00796F0A">
      <w:pPr>
        <w:spacing w:before="120" w:after="120"/>
        <w:jc w:val="center"/>
        <w:rPr>
          <w:rFonts w:eastAsiaTheme="minorEastAsia"/>
          <w:b/>
          <w:bCs/>
          <w:i/>
          <w:iCs/>
          <w:u w:val="single"/>
          <w:lang w:eastAsia="zh-CN"/>
        </w:rPr>
      </w:pPr>
      <w:r w:rsidRPr="002B1516">
        <w:rPr>
          <w:b/>
          <w:bCs/>
          <w:i/>
          <w:iCs/>
          <w:u w:val="single"/>
          <w:lang w:eastAsia="zh-CN"/>
        </w:rPr>
        <w:t xml:space="preserve"> and </w:t>
      </w:r>
      <w:proofErr w:type="gramStart"/>
      <w:r w:rsidRPr="002B1516">
        <w:rPr>
          <w:b/>
          <w:bCs/>
          <w:i/>
          <w:iCs/>
          <w:u w:val="single"/>
          <w:lang w:eastAsia="zh-CN"/>
        </w:rPr>
        <w:t>Show</w:t>
      </w:r>
      <w:proofErr w:type="gramEnd"/>
      <w:r w:rsidRPr="002B1516">
        <w:rPr>
          <w:b/>
          <w:bCs/>
          <w:i/>
          <w:iCs/>
          <w:u w:val="single"/>
          <w:lang w:eastAsia="zh-CN"/>
        </w:rPr>
        <w:t xml:space="preserve"> your result to the TA.</w:t>
      </w:r>
    </w:p>
    <w:p w14:paraId="66741AE2" w14:textId="77777777" w:rsidR="00796F0A" w:rsidRPr="00796F0A" w:rsidRDefault="00796F0A" w:rsidP="00796F0A">
      <w:pPr>
        <w:spacing w:before="120" w:after="120"/>
        <w:jc w:val="center"/>
        <w:rPr>
          <w:rFonts w:eastAsiaTheme="minorEastAsia"/>
          <w:sz w:val="18"/>
          <w:szCs w:val="20"/>
        </w:rPr>
      </w:pPr>
    </w:p>
    <w:p w14:paraId="753A7CBD" w14:textId="69B55067" w:rsidR="00E16A20" w:rsidRPr="00E16A20" w:rsidRDefault="00E16A20" w:rsidP="00E16A20">
      <w:pPr>
        <w:spacing w:before="120" w:after="120"/>
        <w:jc w:val="center"/>
        <w:rPr>
          <w:b/>
          <w:bCs/>
          <w:lang w:eastAsia="zh-CN"/>
        </w:rPr>
      </w:pPr>
      <w:r w:rsidRPr="00796792">
        <w:rPr>
          <w:b/>
          <w:bCs/>
          <w:lang w:eastAsia="zh-CN"/>
        </w:rPr>
        <w:t>--------------</w:t>
      </w:r>
      <w:r>
        <w:rPr>
          <w:b/>
          <w:bCs/>
          <w:lang w:eastAsia="zh-CN"/>
        </w:rPr>
        <w:t>--------------------End-----------------------------------</w:t>
      </w:r>
    </w:p>
    <w:sectPr w:rsidR="00E16A20" w:rsidRPr="00E16A20">
      <w:footerReference w:type="default" r:id="rId35"/>
      <w:pgSz w:w="11910" w:h="16840"/>
      <w:pgMar w:top="1340" w:right="940" w:bottom="280" w:left="9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26ABA" w14:textId="77777777" w:rsidR="006013DA" w:rsidRDefault="006013DA" w:rsidP="005767A7">
      <w:r>
        <w:separator/>
      </w:r>
    </w:p>
  </w:endnote>
  <w:endnote w:type="continuationSeparator" w:id="0">
    <w:p w14:paraId="497F17B7" w14:textId="77777777" w:rsidR="006013DA" w:rsidRDefault="006013DA" w:rsidP="005767A7">
      <w:r>
        <w:continuationSeparator/>
      </w:r>
    </w:p>
  </w:endnote>
  <w:endnote w:type="continuationNotice" w:id="1">
    <w:p w14:paraId="26CB427A" w14:textId="77777777" w:rsidR="006013DA" w:rsidRDefault="006013D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970529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E3448A" w14:textId="14563668" w:rsidR="0072169E" w:rsidRDefault="0072169E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743769" w14:textId="77777777" w:rsidR="0072169E" w:rsidRDefault="0072169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B8ECE" w14:textId="77777777" w:rsidR="006013DA" w:rsidRDefault="006013DA" w:rsidP="005767A7">
      <w:r>
        <w:separator/>
      </w:r>
    </w:p>
  </w:footnote>
  <w:footnote w:type="continuationSeparator" w:id="0">
    <w:p w14:paraId="4E8AEE31" w14:textId="77777777" w:rsidR="006013DA" w:rsidRDefault="006013DA" w:rsidP="005767A7">
      <w:r>
        <w:continuationSeparator/>
      </w:r>
    </w:p>
  </w:footnote>
  <w:footnote w:type="continuationNotice" w:id="1">
    <w:p w14:paraId="400A8A8F" w14:textId="77777777" w:rsidR="006013DA" w:rsidRDefault="006013D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261F"/>
    <w:multiLevelType w:val="hybridMultilevel"/>
    <w:tmpl w:val="7A4AC9BC"/>
    <w:lvl w:ilvl="0" w:tplc="CC86D55E">
      <w:start w:val="1"/>
      <w:numFmt w:val="upperLetter"/>
      <w:lvlText w:val="%1)"/>
      <w:lvlJc w:val="left"/>
      <w:pPr>
        <w:ind w:left="459" w:hanging="360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</w:rPr>
    </w:lvl>
    <w:lvl w:ilvl="1" w:tplc="0A98C974">
      <w:start w:val="1"/>
      <w:numFmt w:val="decimal"/>
      <w:lvlText w:val="%2."/>
      <w:lvlJc w:val="left"/>
      <w:pPr>
        <w:ind w:left="927" w:hanging="360"/>
      </w:pPr>
      <w:rPr>
        <w:rFonts w:ascii="Arial" w:eastAsia="Arial" w:hAnsi="Arial" w:cs="Arial" w:hint="default"/>
        <w:spacing w:val="-2"/>
        <w:w w:val="100"/>
        <w:sz w:val="22"/>
        <w:szCs w:val="22"/>
      </w:rPr>
    </w:lvl>
    <w:lvl w:ilvl="2" w:tplc="17D49470">
      <w:numFmt w:val="bullet"/>
      <w:lvlText w:val="•"/>
      <w:lvlJc w:val="left"/>
      <w:pPr>
        <w:ind w:left="2478" w:hanging="360"/>
      </w:pPr>
      <w:rPr>
        <w:rFonts w:hint="default"/>
      </w:rPr>
    </w:lvl>
    <w:lvl w:ilvl="3" w:tplc="355A2EF2">
      <w:numFmt w:val="bullet"/>
      <w:lvlText w:val="•"/>
      <w:lvlJc w:val="left"/>
      <w:pPr>
        <w:ind w:left="3416" w:hanging="360"/>
      </w:pPr>
      <w:rPr>
        <w:rFonts w:hint="default"/>
      </w:rPr>
    </w:lvl>
    <w:lvl w:ilvl="4" w:tplc="75F84348">
      <w:numFmt w:val="bullet"/>
      <w:lvlText w:val="•"/>
      <w:lvlJc w:val="left"/>
      <w:pPr>
        <w:ind w:left="4355" w:hanging="360"/>
      </w:pPr>
      <w:rPr>
        <w:rFonts w:hint="default"/>
      </w:rPr>
    </w:lvl>
    <w:lvl w:ilvl="5" w:tplc="B4CA36C0">
      <w:numFmt w:val="bullet"/>
      <w:lvlText w:val="•"/>
      <w:lvlJc w:val="left"/>
      <w:pPr>
        <w:ind w:left="5293" w:hanging="360"/>
      </w:pPr>
      <w:rPr>
        <w:rFonts w:hint="default"/>
      </w:rPr>
    </w:lvl>
    <w:lvl w:ilvl="6" w:tplc="F2BE0BDA">
      <w:numFmt w:val="bullet"/>
      <w:lvlText w:val="•"/>
      <w:lvlJc w:val="left"/>
      <w:pPr>
        <w:ind w:left="6232" w:hanging="360"/>
      </w:pPr>
      <w:rPr>
        <w:rFonts w:hint="default"/>
      </w:rPr>
    </w:lvl>
    <w:lvl w:ilvl="7" w:tplc="0922B638">
      <w:numFmt w:val="bullet"/>
      <w:lvlText w:val="•"/>
      <w:lvlJc w:val="left"/>
      <w:pPr>
        <w:ind w:left="7170" w:hanging="360"/>
      </w:pPr>
      <w:rPr>
        <w:rFonts w:hint="default"/>
      </w:rPr>
    </w:lvl>
    <w:lvl w:ilvl="8" w:tplc="2F9A7A0E">
      <w:numFmt w:val="bullet"/>
      <w:lvlText w:val="•"/>
      <w:lvlJc w:val="left"/>
      <w:pPr>
        <w:ind w:left="8109" w:hanging="360"/>
      </w:pPr>
      <w:rPr>
        <w:rFonts w:hint="default"/>
      </w:rPr>
    </w:lvl>
  </w:abstractNum>
  <w:abstractNum w:abstractNumId="1" w15:restartNumberingAfterBreak="0">
    <w:nsid w:val="16591064"/>
    <w:multiLevelType w:val="hybridMultilevel"/>
    <w:tmpl w:val="FCE456C2"/>
    <w:lvl w:ilvl="0" w:tplc="A1CC8BA6">
      <w:start w:val="1"/>
      <w:numFmt w:val="decimal"/>
      <w:lvlText w:val="%1)"/>
      <w:lvlJc w:val="left"/>
      <w:pPr>
        <w:ind w:left="819" w:hanging="360"/>
      </w:pPr>
      <w:rPr>
        <w:rFonts w:ascii="Arial" w:eastAsia="Arial" w:hAnsi="Arial" w:cs="Arial" w:hint="default"/>
        <w:spacing w:val="-2"/>
        <w:w w:val="100"/>
        <w:sz w:val="22"/>
        <w:szCs w:val="22"/>
      </w:rPr>
    </w:lvl>
    <w:lvl w:ilvl="1" w:tplc="019E8BAA">
      <w:numFmt w:val="bullet"/>
      <w:lvlText w:val="•"/>
      <w:lvlJc w:val="left"/>
      <w:pPr>
        <w:ind w:left="1736" w:hanging="360"/>
      </w:pPr>
      <w:rPr>
        <w:rFonts w:hint="default"/>
      </w:rPr>
    </w:lvl>
    <w:lvl w:ilvl="2" w:tplc="618EF7C8">
      <w:numFmt w:val="bullet"/>
      <w:lvlText w:val="•"/>
      <w:lvlJc w:val="left"/>
      <w:pPr>
        <w:ind w:left="2653" w:hanging="360"/>
      </w:pPr>
      <w:rPr>
        <w:rFonts w:hint="default"/>
      </w:rPr>
    </w:lvl>
    <w:lvl w:ilvl="3" w:tplc="60A4C8C2">
      <w:numFmt w:val="bullet"/>
      <w:lvlText w:val="•"/>
      <w:lvlJc w:val="left"/>
      <w:pPr>
        <w:ind w:left="3569" w:hanging="360"/>
      </w:pPr>
      <w:rPr>
        <w:rFonts w:hint="default"/>
      </w:rPr>
    </w:lvl>
    <w:lvl w:ilvl="4" w:tplc="2F5414B2">
      <w:numFmt w:val="bullet"/>
      <w:lvlText w:val="•"/>
      <w:lvlJc w:val="left"/>
      <w:pPr>
        <w:ind w:left="4486" w:hanging="360"/>
      </w:pPr>
      <w:rPr>
        <w:rFonts w:hint="default"/>
      </w:rPr>
    </w:lvl>
    <w:lvl w:ilvl="5" w:tplc="4192F52A">
      <w:numFmt w:val="bullet"/>
      <w:lvlText w:val="•"/>
      <w:lvlJc w:val="left"/>
      <w:pPr>
        <w:ind w:left="5403" w:hanging="360"/>
      </w:pPr>
      <w:rPr>
        <w:rFonts w:hint="default"/>
      </w:rPr>
    </w:lvl>
    <w:lvl w:ilvl="6" w:tplc="D9702F76">
      <w:numFmt w:val="bullet"/>
      <w:lvlText w:val="•"/>
      <w:lvlJc w:val="left"/>
      <w:pPr>
        <w:ind w:left="6319" w:hanging="360"/>
      </w:pPr>
      <w:rPr>
        <w:rFonts w:hint="default"/>
      </w:rPr>
    </w:lvl>
    <w:lvl w:ilvl="7" w:tplc="09CC50F4">
      <w:numFmt w:val="bullet"/>
      <w:lvlText w:val="•"/>
      <w:lvlJc w:val="left"/>
      <w:pPr>
        <w:ind w:left="7236" w:hanging="360"/>
      </w:pPr>
      <w:rPr>
        <w:rFonts w:hint="default"/>
      </w:rPr>
    </w:lvl>
    <w:lvl w:ilvl="8" w:tplc="F2F08A38">
      <w:numFmt w:val="bullet"/>
      <w:lvlText w:val="•"/>
      <w:lvlJc w:val="left"/>
      <w:pPr>
        <w:ind w:left="8153" w:hanging="360"/>
      </w:pPr>
      <w:rPr>
        <w:rFonts w:hint="default"/>
      </w:rPr>
    </w:lvl>
  </w:abstractNum>
  <w:abstractNum w:abstractNumId="2" w15:restartNumberingAfterBreak="0">
    <w:nsid w:val="25543760"/>
    <w:multiLevelType w:val="hybridMultilevel"/>
    <w:tmpl w:val="7D242C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D1319"/>
    <w:multiLevelType w:val="hybridMultilevel"/>
    <w:tmpl w:val="1CCE6DFE"/>
    <w:lvl w:ilvl="0" w:tplc="13EA6BF4">
      <w:start w:val="1"/>
      <w:numFmt w:val="upperLetter"/>
      <w:pStyle w:val="ELEC1100SectionHeading"/>
      <w:lvlText w:val="%1)"/>
      <w:lvlJc w:val="left"/>
      <w:pPr>
        <w:tabs>
          <w:tab w:val="num" w:pos="501"/>
        </w:tabs>
        <w:ind w:left="501" w:hanging="360"/>
      </w:pPr>
      <w:rPr>
        <w:rFonts w:eastAsia="Times New Roman" w:hint="default"/>
      </w:rPr>
    </w:lvl>
    <w:lvl w:ilvl="1" w:tplc="DEA4FDE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EC288400">
      <w:numFmt w:val="bullet"/>
      <w:lvlText w:val="-"/>
      <w:lvlJc w:val="left"/>
      <w:pPr>
        <w:ind w:left="2160" w:hanging="360"/>
      </w:pPr>
      <w:rPr>
        <w:rFonts w:ascii="Calibri" w:eastAsiaTheme="minorEastAsia" w:hAnsi="Calibri" w:cs="Calibri" w:hint="default"/>
      </w:rPr>
    </w:lvl>
    <w:lvl w:ilvl="3" w:tplc="640A5E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62F5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A3CF1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1876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DC88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BD040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CD59D0"/>
    <w:multiLevelType w:val="hybridMultilevel"/>
    <w:tmpl w:val="5B008C88"/>
    <w:lvl w:ilvl="0" w:tplc="57720EDC">
      <w:numFmt w:val="bullet"/>
      <w:lvlText w:val="-"/>
      <w:lvlJc w:val="left"/>
      <w:pPr>
        <w:ind w:left="720" w:hanging="360"/>
      </w:pPr>
      <w:rPr>
        <w:rFonts w:ascii="Arial" w:eastAsia="PMingLiU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EA0163"/>
    <w:multiLevelType w:val="hybridMultilevel"/>
    <w:tmpl w:val="BE6CCF70"/>
    <w:lvl w:ilvl="0" w:tplc="93F45F54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887A2EA6">
      <w:numFmt w:val="bullet"/>
      <w:lvlText w:val="•"/>
      <w:lvlJc w:val="left"/>
      <w:pPr>
        <w:ind w:left="1736" w:hanging="360"/>
      </w:pPr>
      <w:rPr>
        <w:rFonts w:hint="default"/>
      </w:rPr>
    </w:lvl>
    <w:lvl w:ilvl="2" w:tplc="E4E25A2A">
      <w:numFmt w:val="bullet"/>
      <w:lvlText w:val="•"/>
      <w:lvlJc w:val="left"/>
      <w:pPr>
        <w:ind w:left="2653" w:hanging="360"/>
      </w:pPr>
      <w:rPr>
        <w:rFonts w:hint="default"/>
      </w:rPr>
    </w:lvl>
    <w:lvl w:ilvl="3" w:tplc="5094B600">
      <w:numFmt w:val="bullet"/>
      <w:lvlText w:val="•"/>
      <w:lvlJc w:val="left"/>
      <w:pPr>
        <w:ind w:left="3569" w:hanging="360"/>
      </w:pPr>
      <w:rPr>
        <w:rFonts w:hint="default"/>
      </w:rPr>
    </w:lvl>
    <w:lvl w:ilvl="4" w:tplc="BFB4CD52">
      <w:numFmt w:val="bullet"/>
      <w:lvlText w:val="•"/>
      <w:lvlJc w:val="left"/>
      <w:pPr>
        <w:ind w:left="4486" w:hanging="360"/>
      </w:pPr>
      <w:rPr>
        <w:rFonts w:hint="default"/>
      </w:rPr>
    </w:lvl>
    <w:lvl w:ilvl="5" w:tplc="64BE6826">
      <w:numFmt w:val="bullet"/>
      <w:lvlText w:val="•"/>
      <w:lvlJc w:val="left"/>
      <w:pPr>
        <w:ind w:left="5403" w:hanging="360"/>
      </w:pPr>
      <w:rPr>
        <w:rFonts w:hint="default"/>
      </w:rPr>
    </w:lvl>
    <w:lvl w:ilvl="6" w:tplc="FAB0EB3A">
      <w:numFmt w:val="bullet"/>
      <w:lvlText w:val="•"/>
      <w:lvlJc w:val="left"/>
      <w:pPr>
        <w:ind w:left="6319" w:hanging="360"/>
      </w:pPr>
      <w:rPr>
        <w:rFonts w:hint="default"/>
      </w:rPr>
    </w:lvl>
    <w:lvl w:ilvl="7" w:tplc="A10A81C6">
      <w:numFmt w:val="bullet"/>
      <w:lvlText w:val="•"/>
      <w:lvlJc w:val="left"/>
      <w:pPr>
        <w:ind w:left="7236" w:hanging="360"/>
      </w:pPr>
      <w:rPr>
        <w:rFonts w:hint="default"/>
      </w:rPr>
    </w:lvl>
    <w:lvl w:ilvl="8" w:tplc="21808832">
      <w:numFmt w:val="bullet"/>
      <w:lvlText w:val="•"/>
      <w:lvlJc w:val="left"/>
      <w:pPr>
        <w:ind w:left="8153" w:hanging="360"/>
      </w:pPr>
      <w:rPr>
        <w:rFonts w:hint="default"/>
      </w:rPr>
    </w:lvl>
  </w:abstractNum>
  <w:abstractNum w:abstractNumId="6" w15:restartNumberingAfterBreak="0">
    <w:nsid w:val="676D7ECF"/>
    <w:multiLevelType w:val="hybridMultilevel"/>
    <w:tmpl w:val="7F4298FA"/>
    <w:lvl w:ilvl="0" w:tplc="3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472994"/>
    <w:multiLevelType w:val="hybridMultilevel"/>
    <w:tmpl w:val="B192D43C"/>
    <w:lvl w:ilvl="0" w:tplc="85F81312">
      <w:start w:val="1"/>
      <w:numFmt w:val="decimal"/>
      <w:lvlText w:val="%1)"/>
      <w:lvlJc w:val="left"/>
      <w:pPr>
        <w:ind w:left="820" w:hanging="360"/>
      </w:pPr>
      <w:rPr>
        <w:rFonts w:ascii="Arial" w:eastAsia="Arial" w:hAnsi="Arial" w:cs="Arial" w:hint="default"/>
        <w:spacing w:val="-2"/>
        <w:w w:val="100"/>
        <w:sz w:val="22"/>
        <w:szCs w:val="22"/>
      </w:rPr>
    </w:lvl>
    <w:lvl w:ilvl="1" w:tplc="DC48770A">
      <w:numFmt w:val="bullet"/>
      <w:lvlText w:val="•"/>
      <w:lvlJc w:val="left"/>
      <w:pPr>
        <w:ind w:left="1736" w:hanging="360"/>
      </w:pPr>
      <w:rPr>
        <w:rFonts w:hint="default"/>
      </w:rPr>
    </w:lvl>
    <w:lvl w:ilvl="2" w:tplc="4D366964">
      <w:numFmt w:val="bullet"/>
      <w:lvlText w:val="•"/>
      <w:lvlJc w:val="left"/>
      <w:pPr>
        <w:ind w:left="2653" w:hanging="360"/>
      </w:pPr>
      <w:rPr>
        <w:rFonts w:hint="default"/>
      </w:rPr>
    </w:lvl>
    <w:lvl w:ilvl="3" w:tplc="B5807E2A">
      <w:numFmt w:val="bullet"/>
      <w:lvlText w:val="•"/>
      <w:lvlJc w:val="left"/>
      <w:pPr>
        <w:ind w:left="3569" w:hanging="360"/>
      </w:pPr>
      <w:rPr>
        <w:rFonts w:hint="default"/>
      </w:rPr>
    </w:lvl>
    <w:lvl w:ilvl="4" w:tplc="7A1037E4">
      <w:numFmt w:val="bullet"/>
      <w:lvlText w:val="•"/>
      <w:lvlJc w:val="left"/>
      <w:pPr>
        <w:ind w:left="4486" w:hanging="360"/>
      </w:pPr>
      <w:rPr>
        <w:rFonts w:hint="default"/>
      </w:rPr>
    </w:lvl>
    <w:lvl w:ilvl="5" w:tplc="94A041EC">
      <w:numFmt w:val="bullet"/>
      <w:lvlText w:val="•"/>
      <w:lvlJc w:val="left"/>
      <w:pPr>
        <w:ind w:left="5403" w:hanging="360"/>
      </w:pPr>
      <w:rPr>
        <w:rFonts w:hint="default"/>
      </w:rPr>
    </w:lvl>
    <w:lvl w:ilvl="6" w:tplc="5C56AA9C">
      <w:numFmt w:val="bullet"/>
      <w:lvlText w:val="•"/>
      <w:lvlJc w:val="left"/>
      <w:pPr>
        <w:ind w:left="6319" w:hanging="360"/>
      </w:pPr>
      <w:rPr>
        <w:rFonts w:hint="default"/>
      </w:rPr>
    </w:lvl>
    <w:lvl w:ilvl="7" w:tplc="C6AA2580">
      <w:numFmt w:val="bullet"/>
      <w:lvlText w:val="•"/>
      <w:lvlJc w:val="left"/>
      <w:pPr>
        <w:ind w:left="7236" w:hanging="360"/>
      </w:pPr>
      <w:rPr>
        <w:rFonts w:hint="default"/>
      </w:rPr>
    </w:lvl>
    <w:lvl w:ilvl="8" w:tplc="F8FECE74">
      <w:numFmt w:val="bullet"/>
      <w:lvlText w:val="•"/>
      <w:lvlJc w:val="left"/>
      <w:pPr>
        <w:ind w:left="8153" w:hanging="360"/>
      </w:pPr>
      <w:rPr>
        <w:rFonts w:hint="default"/>
      </w:rPr>
    </w:lvl>
  </w:abstractNum>
  <w:abstractNum w:abstractNumId="8" w15:restartNumberingAfterBreak="0">
    <w:nsid w:val="7FF83174"/>
    <w:multiLevelType w:val="hybridMultilevel"/>
    <w:tmpl w:val="C55A9AA6"/>
    <w:lvl w:ilvl="0" w:tplc="3800C9B8">
      <w:start w:val="1"/>
      <w:numFmt w:val="decimal"/>
      <w:lvlText w:val="%1)"/>
      <w:lvlJc w:val="left"/>
      <w:pPr>
        <w:ind w:left="820" w:hanging="360"/>
      </w:pPr>
      <w:rPr>
        <w:rFonts w:ascii="Arial" w:eastAsia="Arial" w:hAnsi="Arial" w:cs="Arial" w:hint="default"/>
        <w:spacing w:val="-2"/>
        <w:w w:val="100"/>
        <w:sz w:val="22"/>
        <w:szCs w:val="22"/>
      </w:rPr>
    </w:lvl>
    <w:lvl w:ilvl="1" w:tplc="54D49C86">
      <w:numFmt w:val="bullet"/>
      <w:lvlText w:val="•"/>
      <w:lvlJc w:val="left"/>
      <w:pPr>
        <w:ind w:left="1736" w:hanging="360"/>
      </w:pPr>
      <w:rPr>
        <w:rFonts w:hint="default"/>
      </w:rPr>
    </w:lvl>
    <w:lvl w:ilvl="2" w:tplc="280CAF86">
      <w:numFmt w:val="bullet"/>
      <w:lvlText w:val="•"/>
      <w:lvlJc w:val="left"/>
      <w:pPr>
        <w:ind w:left="2653" w:hanging="360"/>
      </w:pPr>
      <w:rPr>
        <w:rFonts w:hint="default"/>
      </w:rPr>
    </w:lvl>
    <w:lvl w:ilvl="3" w:tplc="49628CE0">
      <w:numFmt w:val="bullet"/>
      <w:lvlText w:val="•"/>
      <w:lvlJc w:val="left"/>
      <w:pPr>
        <w:ind w:left="3569" w:hanging="360"/>
      </w:pPr>
      <w:rPr>
        <w:rFonts w:hint="default"/>
      </w:rPr>
    </w:lvl>
    <w:lvl w:ilvl="4" w:tplc="005ABDEC">
      <w:numFmt w:val="bullet"/>
      <w:lvlText w:val="•"/>
      <w:lvlJc w:val="left"/>
      <w:pPr>
        <w:ind w:left="4486" w:hanging="360"/>
      </w:pPr>
      <w:rPr>
        <w:rFonts w:hint="default"/>
      </w:rPr>
    </w:lvl>
    <w:lvl w:ilvl="5" w:tplc="88081C1C">
      <w:numFmt w:val="bullet"/>
      <w:lvlText w:val="•"/>
      <w:lvlJc w:val="left"/>
      <w:pPr>
        <w:ind w:left="5403" w:hanging="360"/>
      </w:pPr>
      <w:rPr>
        <w:rFonts w:hint="default"/>
      </w:rPr>
    </w:lvl>
    <w:lvl w:ilvl="6" w:tplc="A9580634">
      <w:numFmt w:val="bullet"/>
      <w:lvlText w:val="•"/>
      <w:lvlJc w:val="left"/>
      <w:pPr>
        <w:ind w:left="6319" w:hanging="360"/>
      </w:pPr>
      <w:rPr>
        <w:rFonts w:hint="default"/>
      </w:rPr>
    </w:lvl>
    <w:lvl w:ilvl="7" w:tplc="7D7C8D68">
      <w:numFmt w:val="bullet"/>
      <w:lvlText w:val="•"/>
      <w:lvlJc w:val="left"/>
      <w:pPr>
        <w:ind w:left="7236" w:hanging="360"/>
      </w:pPr>
      <w:rPr>
        <w:rFonts w:hint="default"/>
      </w:rPr>
    </w:lvl>
    <w:lvl w:ilvl="8" w:tplc="53E6FF20">
      <w:numFmt w:val="bullet"/>
      <w:lvlText w:val="•"/>
      <w:lvlJc w:val="left"/>
      <w:pPr>
        <w:ind w:left="8153" w:hanging="360"/>
      </w:pPr>
      <w:rPr>
        <w:rFonts w:hint="default"/>
      </w:rPr>
    </w:lvl>
  </w:abstractNum>
  <w:num w:numId="1" w16cid:durableId="787284464">
    <w:abstractNumId w:val="1"/>
  </w:num>
  <w:num w:numId="2" w16cid:durableId="999237695">
    <w:abstractNumId w:val="5"/>
  </w:num>
  <w:num w:numId="3" w16cid:durableId="630986928">
    <w:abstractNumId w:val="7"/>
  </w:num>
  <w:num w:numId="4" w16cid:durableId="451939968">
    <w:abstractNumId w:val="8"/>
  </w:num>
  <w:num w:numId="5" w16cid:durableId="706760142">
    <w:abstractNumId w:val="0"/>
  </w:num>
  <w:num w:numId="6" w16cid:durableId="1544715115">
    <w:abstractNumId w:val="3"/>
  </w:num>
  <w:num w:numId="7" w16cid:durableId="745568496">
    <w:abstractNumId w:val="6"/>
  </w:num>
  <w:num w:numId="8" w16cid:durableId="691346205">
    <w:abstractNumId w:val="2"/>
  </w:num>
  <w:num w:numId="9" w16cid:durableId="927345919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AN Ming Chun">
    <w15:presenceInfo w15:providerId="AD" w15:userId="S::mcchanaj@connect.ust.hk::6903ec34-77b8-47fc-87f8-5a861afb727c"/>
  </w15:person>
  <w15:person w15:author="Shenghui SONG">
    <w15:presenceInfo w15:providerId="AD" w15:userId="S::eeshsong@ust.hk::529d8826-88e8-4990-a0d1-8cf31841e91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EDE"/>
    <w:rsid w:val="000040D8"/>
    <w:rsid w:val="0009619F"/>
    <w:rsid w:val="000F5B39"/>
    <w:rsid w:val="00116404"/>
    <w:rsid w:val="00133DC0"/>
    <w:rsid w:val="001814F4"/>
    <w:rsid w:val="00197C67"/>
    <w:rsid w:val="001F43C6"/>
    <w:rsid w:val="0021468C"/>
    <w:rsid w:val="00215287"/>
    <w:rsid w:val="00236DC0"/>
    <w:rsid w:val="0028702D"/>
    <w:rsid w:val="002874F2"/>
    <w:rsid w:val="00295344"/>
    <w:rsid w:val="00297A81"/>
    <w:rsid w:val="002B0EC3"/>
    <w:rsid w:val="003021EA"/>
    <w:rsid w:val="00320725"/>
    <w:rsid w:val="0035783C"/>
    <w:rsid w:val="00364124"/>
    <w:rsid w:val="003E65E1"/>
    <w:rsid w:val="00425F67"/>
    <w:rsid w:val="00467F52"/>
    <w:rsid w:val="004D1E79"/>
    <w:rsid w:val="004E5FD1"/>
    <w:rsid w:val="005522BB"/>
    <w:rsid w:val="00557B14"/>
    <w:rsid w:val="00575EF9"/>
    <w:rsid w:val="005767A7"/>
    <w:rsid w:val="00581D4B"/>
    <w:rsid w:val="005B1390"/>
    <w:rsid w:val="005B39CF"/>
    <w:rsid w:val="005C5329"/>
    <w:rsid w:val="005E76FE"/>
    <w:rsid w:val="006013DA"/>
    <w:rsid w:val="00631350"/>
    <w:rsid w:val="006328C2"/>
    <w:rsid w:val="00684973"/>
    <w:rsid w:val="006901FF"/>
    <w:rsid w:val="00690A6F"/>
    <w:rsid w:val="006E7ED0"/>
    <w:rsid w:val="00715DDD"/>
    <w:rsid w:val="0072169E"/>
    <w:rsid w:val="00776537"/>
    <w:rsid w:val="00796F0A"/>
    <w:rsid w:val="007C518F"/>
    <w:rsid w:val="00840F63"/>
    <w:rsid w:val="008756CC"/>
    <w:rsid w:val="00875DC7"/>
    <w:rsid w:val="008B1060"/>
    <w:rsid w:val="008F09BA"/>
    <w:rsid w:val="008F546A"/>
    <w:rsid w:val="00937CB3"/>
    <w:rsid w:val="0097733B"/>
    <w:rsid w:val="00987842"/>
    <w:rsid w:val="009A67CA"/>
    <w:rsid w:val="009B03D9"/>
    <w:rsid w:val="009F7C04"/>
    <w:rsid w:val="00A06AD3"/>
    <w:rsid w:val="00A14702"/>
    <w:rsid w:val="00A26564"/>
    <w:rsid w:val="00A32723"/>
    <w:rsid w:val="00A67BE1"/>
    <w:rsid w:val="00A7368E"/>
    <w:rsid w:val="00A91B0C"/>
    <w:rsid w:val="00A91C94"/>
    <w:rsid w:val="00AF704A"/>
    <w:rsid w:val="00B06367"/>
    <w:rsid w:val="00B1485C"/>
    <w:rsid w:val="00B26EC0"/>
    <w:rsid w:val="00B44BCA"/>
    <w:rsid w:val="00B5406A"/>
    <w:rsid w:val="00B842FE"/>
    <w:rsid w:val="00C235C9"/>
    <w:rsid w:val="00C275F2"/>
    <w:rsid w:val="00C37B71"/>
    <w:rsid w:val="00C432F1"/>
    <w:rsid w:val="00C81DA2"/>
    <w:rsid w:val="00C876EE"/>
    <w:rsid w:val="00CA7C41"/>
    <w:rsid w:val="00CB139B"/>
    <w:rsid w:val="00CE1EDE"/>
    <w:rsid w:val="00CE2BC9"/>
    <w:rsid w:val="00CF5CBE"/>
    <w:rsid w:val="00D03FA5"/>
    <w:rsid w:val="00DB4415"/>
    <w:rsid w:val="00E02C32"/>
    <w:rsid w:val="00E13CDA"/>
    <w:rsid w:val="00E16A20"/>
    <w:rsid w:val="00E173BA"/>
    <w:rsid w:val="00E27516"/>
    <w:rsid w:val="00E70F11"/>
    <w:rsid w:val="00EB1513"/>
    <w:rsid w:val="00EC1C7C"/>
    <w:rsid w:val="00F14E89"/>
    <w:rsid w:val="00F23007"/>
    <w:rsid w:val="00F256E4"/>
    <w:rsid w:val="00F67E71"/>
    <w:rsid w:val="00FD0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C5A50F"/>
  <w15:docId w15:val="{5B936EDB-9648-42E8-8958-78631CFC1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</w:rPr>
  </w:style>
  <w:style w:type="paragraph" w:styleId="1">
    <w:name w:val="heading 1"/>
    <w:basedOn w:val="a"/>
    <w:uiPriority w:val="9"/>
    <w:qFormat/>
    <w:pPr>
      <w:ind w:left="100"/>
      <w:outlineLvl w:val="0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qFormat/>
    <w:pPr>
      <w:spacing w:before="94"/>
      <w:ind w:left="819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5767A7"/>
    <w:pPr>
      <w:tabs>
        <w:tab w:val="center" w:pos="4153"/>
        <w:tab w:val="right" w:pos="8306"/>
      </w:tabs>
    </w:pPr>
  </w:style>
  <w:style w:type="character" w:customStyle="1" w:styleId="a6">
    <w:name w:val="页眉 字符"/>
    <w:basedOn w:val="a0"/>
    <w:link w:val="a5"/>
    <w:uiPriority w:val="99"/>
    <w:rsid w:val="005767A7"/>
    <w:rPr>
      <w:rFonts w:ascii="Arial" w:eastAsia="Arial" w:hAnsi="Arial" w:cs="Arial"/>
    </w:rPr>
  </w:style>
  <w:style w:type="paragraph" w:styleId="a7">
    <w:name w:val="footer"/>
    <w:basedOn w:val="a"/>
    <w:link w:val="a8"/>
    <w:uiPriority w:val="99"/>
    <w:unhideWhenUsed/>
    <w:rsid w:val="005767A7"/>
    <w:pPr>
      <w:tabs>
        <w:tab w:val="center" w:pos="4153"/>
        <w:tab w:val="right" w:pos="8306"/>
      </w:tabs>
    </w:pPr>
  </w:style>
  <w:style w:type="character" w:customStyle="1" w:styleId="a8">
    <w:name w:val="页脚 字符"/>
    <w:basedOn w:val="a0"/>
    <w:link w:val="a7"/>
    <w:uiPriority w:val="99"/>
    <w:rsid w:val="005767A7"/>
    <w:rPr>
      <w:rFonts w:ascii="Arial" w:eastAsia="Arial" w:hAnsi="Arial" w:cs="Arial"/>
    </w:rPr>
  </w:style>
  <w:style w:type="paragraph" w:styleId="a9">
    <w:name w:val="Revision"/>
    <w:hidden/>
    <w:uiPriority w:val="99"/>
    <w:semiHidden/>
    <w:rsid w:val="00715DDD"/>
    <w:pPr>
      <w:widowControl/>
      <w:autoSpaceDE/>
      <w:autoSpaceDN/>
    </w:pPr>
    <w:rPr>
      <w:rFonts w:ascii="Arial" w:eastAsia="Arial" w:hAnsi="Arial" w:cs="Arial"/>
    </w:rPr>
  </w:style>
  <w:style w:type="paragraph" w:customStyle="1" w:styleId="ELEC1100SectionHeading">
    <w:name w:val="ELEC1100 Section Heading"/>
    <w:basedOn w:val="a"/>
    <w:next w:val="a"/>
    <w:link w:val="ELEC1100SectionHeadingChar"/>
    <w:qFormat/>
    <w:rsid w:val="00796F0A"/>
    <w:pPr>
      <w:widowControl/>
      <w:numPr>
        <w:numId w:val="6"/>
      </w:numPr>
      <w:autoSpaceDE/>
      <w:autoSpaceDN/>
      <w:adjustRightInd w:val="0"/>
      <w:snapToGrid w:val="0"/>
      <w:spacing w:before="360" w:after="240" w:line="260" w:lineRule="exact"/>
      <w:jc w:val="both"/>
      <w:outlineLvl w:val="0"/>
    </w:pPr>
    <w:rPr>
      <w:rFonts w:eastAsia="Arial Unicode MS"/>
      <w:b/>
      <w:snapToGrid w:val="0"/>
      <w:lang w:eastAsia="zh-CN"/>
    </w:rPr>
  </w:style>
  <w:style w:type="character" w:customStyle="1" w:styleId="ELEC1100SectionHeadingChar">
    <w:name w:val="ELEC1100 Section Heading Char"/>
    <w:basedOn w:val="a0"/>
    <w:link w:val="ELEC1100SectionHeading"/>
    <w:rsid w:val="00796F0A"/>
    <w:rPr>
      <w:rFonts w:ascii="Arial" w:eastAsia="Arial Unicode MS" w:hAnsi="Arial" w:cs="Arial"/>
      <w:b/>
      <w:snapToGrid w:val="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customXml" Target="ink/ink6.xml"/><Relationship Id="rId26" Type="http://schemas.openxmlformats.org/officeDocument/2006/relationships/customXml" Target="ink/ink10.xml"/><Relationship Id="rId21" Type="http://schemas.openxmlformats.org/officeDocument/2006/relationships/image" Target="media/image8.png"/><Relationship Id="rId34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customXml" Target="ink/ink3.xm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customXml" Target="ink/ink5.xml"/><Relationship Id="rId20" Type="http://schemas.openxmlformats.org/officeDocument/2006/relationships/customXml" Target="ink/ink7.xml"/><Relationship Id="rId29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customXml" Target="ink/ink9.xml"/><Relationship Id="rId32" Type="http://schemas.openxmlformats.org/officeDocument/2006/relationships/customXml" Target="ink/ink13.xml"/><Relationship Id="rId37" Type="http://schemas.microsoft.com/office/2011/relationships/people" Target="people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customXml" Target="ink/ink11.xml"/><Relationship Id="rId36" Type="http://schemas.openxmlformats.org/officeDocument/2006/relationships/fontTable" Target="fontTable.xml"/><Relationship Id="rId10" Type="http://schemas.openxmlformats.org/officeDocument/2006/relationships/customXml" Target="ink/ink2.xml"/><Relationship Id="rId19" Type="http://schemas.openxmlformats.org/officeDocument/2006/relationships/image" Target="media/image7.png"/><Relationship Id="rId31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27" Type="http://schemas.openxmlformats.org/officeDocument/2006/relationships/image" Target="media/image11.png"/><Relationship Id="rId30" Type="http://schemas.openxmlformats.org/officeDocument/2006/relationships/customXml" Target="ink/ink12.xml"/><Relationship Id="rId35" Type="http://schemas.openxmlformats.org/officeDocument/2006/relationships/footer" Target="footer1.xml"/><Relationship Id="rId8" Type="http://schemas.openxmlformats.org/officeDocument/2006/relationships/customXml" Target="ink/ink1.xml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01:48:36.12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97 1 24575,'1'97'0,"-3"107"0,0-183 0,-2 0 0,0-1 0,-1 1 0,-1-1 0,-10 22 0,16-41 0,-1 0 0,1 0 0,0-1 0,0 1 0,0 0 0,0 0 0,0 0 0,0 0 0,0 0 0,0 0 0,0 0 0,1 0 0,-1 0 0,0 0 0,1 0 0,-1 0 0,0 0 0,1 0 0,-1 0 0,1 0 0,0-1 0,-1 1 0,1 0 0,0 0 0,-1-1 0,1 1 0,0-1 0,0 1 0,-1 0 0,1-1 0,0 1 0,0-1 0,0 0 0,0 1 0,0-1 0,0 0 0,0 1 0,0-1 0,1 0 0,8 3 0,0-1 0,1 0 0,10 0 0,-7 0 0,132 22 0,-143-23 0,0 0 0,0 0 0,0 0 0,0 0 0,-1 0 0,1 1 0,0-1 0,0 1 0,-1 0 0,1 0 0,-1 0 0,1 0 0,-1 0 0,0 1 0,0-1 0,0 0 0,0 1 0,-1 0 0,1-1 0,-1 1 0,1 0 0,-1 0 0,2 6 0,1 5 0,-1 1 0,0-1 0,1 28 0,-4-37 0,0-2 0,1 0 0,-1 1 0,0-1 0,0 0 0,-1 0 0,1 0 0,-1 0 0,1 0 0,-1 0 0,0 0 0,0 0 0,0 0 0,-1 0 0,1 0 0,-1-1 0,1 1 0,-3 2 0,1-2 0,0 0 0,-1-1 0,1 1 0,-1-1 0,1 0 0,-1 0 0,0 0 0,0 0 0,0-1 0,0 1 0,0-1 0,-5 1 0,-19 3 0,-37 1 0,17-2 0,29-1 65,0-1 20,1 0 0,-19-1 0,34-1-179,0 0 1,-1 0-1,1 0 1,0-1-1,-1 1 0,1-1 1,0 0-1,0 0 0,0 0 1,0 0-1,0-1 1,0 1-1,0-1 0,0 0 1,0 0-1,1 0 1,-5-4-1</inkml:trace>
  <inkml:trace contextRef="#ctx0" brushRef="#br0" timeOffset="806.63">133 177 24575,'0'-3'0,"3"-2"0,7 2 0,4-1 0,7 2 0,5 1 0,5 0 0,2 1 0,2 0 0,-2 0 0,-4 0 0,-3 0 0,-4 0 0,-2 1 0,-1-1 0,-2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01:47:13.68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36 107 24575,'-2'39'0,"-13"73"0,-2 11 0,15 61 0,2-179 0,0-2-124,0-1 0,0 1 0,1-1 0,-1 1 0,0-1 0,1 0-1,0 1 1,-1-1 0,1 0 0,2 4 0</inkml:trace>
  <inkml:trace contextRef="#ctx0" brushRef="#br0" timeOffset="1608.57">354 36 24575,'0'-2'0,"0"1"0,0 0 0,0 0 0,0-1 0,1 1 0,-1 0 0,0 0 0,1 0 0,-1-1 0,1 1 0,-1 0 0,1 0 0,-1 0 0,1 0 0,0 0 0,0 0 0,0 0 0,-1 0 0,1 0 0,0 1 0,0-1 0,2-1 0,-1 1 0,1-1 0,0 1 0,0 0 0,0 0 0,1 0 0,-1 0 0,0 1 0,5-1 0,3 0 0,-1 1 0,1 1 0,0 0 0,15 3 0,-17-1 0,0 0 0,0 1 0,0 0 0,0 0 0,-1 1 0,0 0 0,0 0 0,-1 1 0,1 0 0,-1 0 0,0 1 0,-1 0 0,9 11 0,-11-13 0,0 0 0,-1 0 0,1 1 0,-1-1 0,0 1 0,-1 0 0,1 0 0,-1 0 0,0 0 0,-1 0 0,0 1 0,0-1 0,0 0 0,-1 1 0,1-1 0,-2 0 0,1 1 0,-1-1 0,0 1 0,-3 11 0,3-15 0,-1 0 0,1-1 0,-1 1 0,0-1 0,0 1 0,0-1 0,0 0 0,0 0 0,0 0 0,-1 0 0,1 0 0,-1 0 0,-2 1 0,-41 19 0,25-14 0,7-2 0,-1 0 0,1-2 0,-1 0 0,0 0 0,-29 2 0,56-7 0,0 1 0,0 1 0,0 0 0,0 1 0,0 0 0,0 0 0,0 2 0,0-1 0,19 10 0,-22-8 0,-1 0 0,1 1 0,-1 0 0,0 0 0,-1 1 0,0 0 0,0 0 0,0 0 0,-1 1 0,0 0 0,0 1 0,7 13 0,-4 1 0,-1 0 0,0 1 0,-2-1 0,-1 1 0,0 1 0,0 34 0,-4-56 0,-1 1 0,0 0 0,0-1 0,0 1 0,0 0 0,-1 0 0,1-1 0,-1 1 0,0 0 0,0-1 0,0 1 0,-1-1 0,1 1 0,-1-1 0,0 0 0,0 0 0,0 0 0,-1 0 0,-2 4 0,-1-3 0,1 1 0,-1-1 0,0 0 0,0-1 0,-1 0 0,1 0 0,-1 0 0,1 0 0,-11 1 0,-13 3 0,-1-2 0,0-1 0,-1-1 0,1-2 0,-41-3 0,67 2 31,0 0 0,0-1 0,0 0 0,0 0 0,0 0 0,0 0 0,0-1 0,0 0 1,1 0-1,-7-4 0,9 4-117,-1 0 1,1 1 0,0-1-1,0 0 1,0-1 0,1 1-1,-1 0 1,0-1 0,1 1-1,0-1 1,-1 1 0,1-1-1,0 1 1,0-1 0,1 0-1,-1 0 1,0 1 0,1-1-1,-1-4 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01:47:09.90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1 128 24575,'0'43'0,"5"203"0,-1-201 0,2 0 0,1 0 0,19 59 0,-25-100 19,10 21 298,-11-24-358,0-1-1,1 1 1,-1-1-1,0 1 1,1-1-1,-1 1 1,1-1-1,-1 0 1,1 1-1,-1-1 1,1 0-1,-1 1 1,1-1-1,-1 0 1,1 0-1,-1 1 1,1-1-1,-1 0 1,1 0-1,-1 0 1,1 0-1,0 0 1,-1 0-1,1 0 1,-1 0-1,1 0 1,-1 0-1,1 0 1,0 0-1,-1 0 1,1 0-1,-1-1 1,1 1-1,-1 0 1,1 0-1,-1-1 1,1 1-1,-1 0 1,1-1-1,0 1 1</inkml:trace>
  <inkml:trace contextRef="#ctx0" brushRef="#br0" timeOffset="1338.87">372 270 24575,'-1'-1'0,"0"1"0,-1-1 0,1 0 0,0 1 0,0-1 0,0 0 0,0 1 0,0-1 0,0 0 0,1 0 0,-1 0 0,0 0 0,0 0 0,1 0 0,-1 0 0,0 0 0,0-2 0,-10-20 0,10 16 0,0 1 0,0 0 0,0-1 0,1 1 0,0 0 0,0-1 0,0 1 0,1 0 0,0-1 0,0 1 0,1 0 0,0 0 0,0 0 0,0 0 0,5-7 0,0-1 0,0 1 0,1 0 0,1 0 0,0 0 0,13-12 0,-19 22 0,0 0 0,-1 1 0,1-1 0,0 1 0,1-1 0,-1 1 0,0 0 0,0 1 0,1-1 0,0 0 0,-1 1 0,1 0 0,0 0 0,-1 0 0,1 0 0,0 1 0,0-1 0,0 1 0,-1 0 0,1 0 0,0 0 0,0 1 0,0-1 0,0 1 0,-1 0 0,1 0 0,0 0 0,-1 1 0,1-1 0,-1 1 0,1 0 0,-1 0 0,6 5 0,1 0 0,0 1 0,-1 1 0,0 0 0,-1 0 0,1 1 0,-2 0 0,0 0 0,0 1 0,6 13 0,3 9 0,-2 1 0,15 53 0,-24-66 0,0-1 0,-2 1 0,-1 0 0,0 1 0,-3 37 0,0-55 0,1 0 0,-1 0 0,0 0 0,0-1 0,-1 1 0,1 0 0,-1-1 0,0 1 0,0-1 0,0 1 0,0-1 0,0 0 0,-1 0 0,0 0 0,1 0 0,-1-1 0,0 1 0,-7 3 0,-4 3 0,0-1 0,-1-1 0,-20 7 0,6-2 0,20-8 0,1 0 0,-1 0 0,0-1 0,0-1 0,-1 1 0,1-1 0,-1-1 0,-14 1 0,57-13 0,45 4-26,132 4 0,-122 5-1287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01:47:05.36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59 1 24575,'0'3'0,"0"4"0,0 4 0,0 6 0,0 9 0,0 9 0,0 7 0,-3 4 0,-1 5 0,-3 6 0,-3-4 0,0-8 0,2-8 0,-1-10 0,1-8 0</inkml:trace>
  <inkml:trace contextRef="#ctx0" brushRef="#br0" timeOffset="1023.62">412 72 24575,'0'460'-1365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01:47:01.02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34 1 24575,'-9'214'0,"0"-5"0,0-68 31,5-93-1427,1-19-5430</inkml:trace>
  <inkml:trace contextRef="#ctx0" brushRef="#br0" timeOffset="1319.4">246 336 24575,'0'11'0,"0"1"0,1-1 0,0 1 0,6 22 0,-4-27 0,-1 0 0,1-1 0,1 1 0,0 0 0,0-1 0,0 0 0,0 0 0,9 9 0,-9-10 0,0-1 0,1 0 0,-1 0 0,1 0 0,0 0 0,0-1 0,0 0 0,0 0 0,0 0 0,1-1 0,0 1 0,-1-1 0,1-1 0,0 1 0,0-1 0,0 0 0,0 0 0,0-1 0,0 0 0,7 0 0,26 0 0,-21 1 0,1 0 0,-1-2 0,1 0 0,24-6 0,-40 6 0,-1 0 0,1 0 0,0 0 0,-1 0 0,1-1 0,-1 1 0,1-1 0,-1 0 0,0 0 0,0 0 0,1 0 0,-1 0 0,-1 0 0,1 0 0,0-1 0,0 1 0,-1 0 0,0-1 0,1 0 0,-1 1 0,0-1 0,0 0 0,0 0 0,-1 1 0,1-5 0,1-6 0,-1-1 0,-1 0 0,0 0 0,-2-16 0,0-2 0,1 24 0,2-7 0,-2-1 0,0 2 0,-1-1 0,-6-22 0,7 32 0,-1 1 0,0-1 0,0 0 0,-1 1 0,1 0 0,-1-1 0,0 1 0,0 0 0,-1 0 0,1 1 0,-1-1 0,0 1 0,0 0 0,0 0 0,0 0 0,0 0 0,-6-2 0,-1 1 0,-1 0 0,1 0 0,0 2 0,-1-1 0,0 2 0,1-1 0,-1 2 0,0-1 0,0 2 0,0-1 0,1 2 0,-1-1 0,-17 6 0,24-5-80,0 1 0,-1 0-1,1 0 1,0 0 0,1 1-1,-1 0 1,0 0 0,1 0-1,0 0 1,0 1 0,0-1 0,1 1-1,0 0 1,0 0 0,0 0-1,-4 11 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01:46:57.46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446 94 24575,'0'-5'0,"0"0"0,0 0 0,-1 0 0,1 0 0,-1 0 0,0 0 0,0 1 0,-4-9 0,4 10 0,-1 1 0,0 0 0,1 0 0,-1 0 0,0 0 0,0 0 0,0 0 0,0 0 0,0 0 0,-1 1 0,1-1 0,-1 1 0,1 0 0,-1 0 0,1 0 0,-1 0 0,-3-1 0,-5-1 0,0 1 0,-1 0 0,1 0 0,-1 1 0,0 1 0,1 0 0,-1 0 0,0 1 0,1 1 0,-1 0 0,1 1 0,0 0 0,-1 0 0,1 1 0,1 1 0,-1 0 0,1 0 0,-17 12 0,17-7 0,-1 0 0,2 1 0,0 0 0,0 0 0,1 1 0,-8 14 0,-35 80 0,37-74 0,9-21 0,1 1 0,0 0 0,0 0 0,1 0 0,0 1 0,1-1 0,1 1 0,0-1 0,1 1 0,0 0 0,1-1 0,0 1 0,4 13 0,-4-22 0,0-1 0,0 0 0,0-1 0,1 1 0,0 0 0,0 0 0,-1-1 0,1 1 0,1-1 0,-1 1 0,0-1 0,1 0 0,-1 0 0,1 0 0,-1 0 0,1 0 0,0-1 0,0 1 0,0-1 0,0 0 0,0 0 0,0 0 0,6 1 0,5 0 0,0-1 0,0 0 0,0-1 0,18-2 0,-5 0 0,-22 2 0,0 0 0,0-1 0,0 0 0,0 0 0,0 0 0,0-1 0,0 0 0,-1 0 0,1 0 0,-1 0 0,1-1 0,-1 1 0,0-1 0,0 0 0,7-7 0,0-3 0,0 0 0,-1 0 0,12-23 0,-13 22 0,0-1 0,1 1 0,17-18 0,-23 28 0,0-1 0,-1 1 0,1-1 0,-1 0 0,0 0 0,0-1 0,-1 1 0,3-8 0,5-11 0,-10 24 0,0 0 0,0-1 0,1 1 0,-1-1 0,0 1 0,0 0 0,0-1 0,0 1 0,0 0 0,1-1 0,-1 1 0,0 0 0,0-1 0,1 1 0,-1 0 0,0 0 0,1-1 0,-1 1 0,0 0 0,1 0 0,-1-1 0,0 1 0,1 0 0,-1 0 0,0 0 0,1 0 0,-1 0 0,1-1 0,4 11 0,-3 17 0,-19 393 0,-2-269 0,16-138-1365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01:46:40.51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273 281 24575,'2'0'0,"-1"0"0,1-1 0,0 1 0,0 0 0,0 0 0,-1-1 0,1 1 0,0-1 0,-1 0 0,1 1 0,0-1 0,-1 0 0,1 0 0,-1 0 0,1 0 0,-1 0 0,0-1 0,2-1 0,-1 0 0,0 1 0,0-1 0,0-1 0,0 1 0,-1 0 0,1 0 0,-1-1 0,1-6 0,1-5 0,-1 0 0,-1 0 0,-1-23 0,0 27 0,0 2 0,0-1 0,-1 1 0,0-1 0,-1 1 0,1-1 0,-7-16 0,6 22 0,1 1 0,-1 0 0,0 0 0,0 0 0,0 0 0,0 0 0,0 1 0,-1-1 0,1 1 0,-1-1 0,0 1 0,0 0 0,0 0 0,0 0 0,0 0 0,0 1 0,0-1 0,-1 1 0,1 0 0,0 0 0,-7-1 0,7 1 0,0 0 0,0 1 0,0-1 0,0 1 0,0 0 0,0 0 0,0 0 0,0 0 0,0 0 0,0 1 0,0 0 0,0-1 0,0 1 0,0 0 0,1 0 0,-1 1 0,0-1 0,1 0 0,-1 1 0,0 0 0,-2 3 0,2-2 0,1 0 0,0 0 0,-1 0 0,2 1 0,-1-1 0,0 1 0,1 0 0,0 0 0,-1-1 0,1 1 0,1 0 0,-1 0 0,1 0 0,-1 0 0,2 8 0,0 2 0,0 0 0,2 1 0,-1-1 0,2 0 0,0 0 0,8 18 0,43 81 0,-35-75 0,42 72 0,8 17 0,-67-121 0,0 1 0,0 0 0,0 0 0,-1 1 0,0-1 0,0 1 0,0 12 0,-2-18 0,0 1 0,0-1 0,0 0 0,0 1 0,-1-1 0,1 0 0,-1 1 0,0-1 0,0 0 0,0 0 0,0 1 0,0-1 0,0 0 0,0 0 0,-1 0 0,1 0 0,-1-1 0,1 1 0,-1 0 0,0-1 0,0 1 0,0-1 0,0 1 0,0-1 0,0 0 0,0 0 0,-4 2 0,-10 2 0,0 1 0,-1-2 0,1 0 0,-1-1 0,0-1 0,-1 0 0,-23-2 0,26 0 0,0-1 0,0-1 0,0 0 0,0-1 0,1-1 0,0 0 0,-1-1 0,-24-12 0,35 15 0,-1-2 0,1 1 0,0 0 0,-1-1 0,1 0 0,1 0 0,-1 0 0,1 0 0,-1-1 0,1 1 0,1-1 0,-1 0 0,1 0 0,-1 0 0,1 0 0,1 0 0,-1-1 0,-1-10 0,1 0 0,1-1 0,0 0 0,2 1 0,0-1 0,3-16 0,-4 30 0,1 0 0,0 0 0,0 0 0,0 0 0,0 1 0,0-1 0,1 0 0,-1 1 0,1-1 0,0 1 0,0 0 0,0-1 0,0 1 0,2-2 0,39-26 0,-14 10 0,-11 5 196,-14 11-352,0 0-1,0 0 1,1 1 0,-1-1 0,1 1 0,0 0 0,-1 1 0,1-1 0,7-1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01:46:35.90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8 24575,'31'0'0,"220"-7"0,-248 7 0,0 0 0,0-1 0,0 1 0,0 0 0,0 1 0,0-1 0,0 0 0,0 1 0,0 0 0,-1-1 0,1 1 0,0 0 0,5 3 0,-7-2 0,0-1 0,1 0 0,-1 1 0,0 0 0,0-1 0,0 1 0,0 0 0,0-1 0,0 1 0,0 0 0,-1 0 0,1 0 0,-1 0 0,1 0 0,-1 0 0,0 0 0,0 0 0,0 0 0,0 0 0,0 0 0,0 2 0,-4 38 0,-1-1 0,-2 0 0,-16 49 0,-47 114 0,-4-50 338,51-111-1189,-33 85-1,46-96-5974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01:46:33.52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217 1 24575,'-1'9'0,"-1"0"0,0 0 0,0-1 0,-1 1 0,0 0 0,-1-1 0,0 0 0,-9 16 0,-8 17 0,-39 130 0,16-41 0,38-114 0,-10 25 0,-10 45 0,23-73 0,0-1 0,2 1 0,-1 0 0,1-1 0,1 1 0,0 0 0,1 0 0,4 17 0,-4-25 0,0 1 0,1-1 0,0 0 0,0 1 0,1-1 0,0 0 0,0 0 0,0-1 0,0 1 0,0-1 0,1 1 0,0-1 0,0 0 0,0 0 0,1-1 0,-1 1 0,1-1 0,0 0 0,0-1 0,0 1 0,8 2 0,-6-2 0,0-2 0,-1 1 0,1-1 0,0 0 0,0 0 0,0-1 0,0 0 0,-1-1 0,1 1 0,0-1 0,0 0 0,0-1 0,-1 0 0,1 0 0,-1 0 0,1-1 0,8-4 0,-1-2 0,-1 0 0,0-1 0,-1 0 0,0-1 0,15-17 0,-19 19 0,0-1 0,-1 0 0,0 0 0,0-1 0,-1 0 0,0 0 0,6-19 0,-11 25 0,1-1 0,-1 1 0,0-1 0,0 1 0,0-1 0,-1 0 0,0 1 0,0-1 0,0 0 0,-1 1 0,0-1 0,0 0 0,0 1 0,-1-1 0,0 1 0,0 0 0,0-1 0,-1 1 0,1 0 0,-1 1 0,-1-1 0,1 0 0,-1 1 0,1 0 0,-1-1 0,0 2 0,-1-1 0,1 0 0,-1 1 0,0 0 0,1 0 0,-1 0 0,-1 1 0,1-1 0,0 1 0,0 0 0,-1 1 0,1 0 0,-1-1 0,0 2 0,-7-1 0,-14 0 301,-14-2-1967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01:46:26.51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187 1 24575,'0'33'0,"1"-6"0,-4 33 0,2-51 0,-1 1 0,0-1 0,0 0 0,-1-1 0,0 1 0,-1 0 0,-6 12 0,-12 12 0,-31 38 0,-21 30 0,73-100 0,0 0 0,0 0 0,1 0 0,-1 0 0,0 0 0,1 1 0,-1-1 0,1 0 0,-1 0 0,1 1 0,-1-1 0,1 0 0,0 1 0,0-1 0,0 0 0,0 1 0,0-1 0,0 0 0,0 1 0,0-1 0,0 0 0,1 0 0,-1 1 0,0-1 0,1 0 0,-1 0 0,1 1 0,0-1 0,-1 0 0,1 0 0,0 0 0,0 0 0,-1 0 0,1 0 0,0 0 0,0 0 0,0 0 0,0 0 0,0-1 0,1 1 0,-1 0 0,0-1 0,0 1 0,0-1 0,3 2 0,6 1 0,0-1 0,1 1 0,-1-2 0,19 2 0,-23-2 0,324 4 0,-223-7 0,-101 2 39,38-3-1443</inkml:trace>
  <inkml:trace contextRef="#ctx0" brushRef="#br0" timeOffset="555.16">452 266 24575,'0'2'0,"0"8"0,0 8 0,0 16 0,0 10 0,-3 8 0,-1 7 0,-3-1 0,0-5 0,1-4 0,2-8 0,-2-3 0,0 0 0,-2-2 0,1-4 0,1-3 0,-1-5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01:46:24.16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104 35 24575,'-1'0'0,"1"0"0,0 0 0,-1 0 0,1 0 0,0 0 0,-1 0 0,1 0 0,-1 0 0,1-1 0,0 1 0,-1 0 0,1 0 0,0 0 0,-1 0 0,1 0 0,0-1 0,-1 1 0,1 0 0,0 0 0,-1 0 0,1-1 0,0 1 0,0 0 0,-1-1 0,1 1 0,0 0 0,0 0 0,-1-1 0,1 1 0,0 0 0,0-1 0,0 1 0,0-1 0,0 1 0,0 0 0,-1-1 0,1 1 0,0 0 0,0-1 0,0 1 0,0-1 0,0 1 0,0 0 0,1-1 0,-1 1 0,0 0 0,0-1 0,0 1 0,0-1 0,1 0 0,-1 0 0,0 0 0,1 0 0,0 0 0,-1 0 0,1 0 0,0 0 0,-1 0 0,1 0 0,0 0 0,0 0 0,0 0 0,0 0 0,0 1 0,0-1 0,1-1 0,3 1 0,-1 0 0,0 0 0,1 0 0,-1 1 0,1 0 0,-1-1 0,0 1 0,1 1 0,-1-1 0,1 1 0,-1 0 0,1 0 0,-1 0 0,0 0 0,0 1 0,0 0 0,0 0 0,0 0 0,0 0 0,0 1 0,3 2 0,10 9 0,0 0 0,-1 1 0,15 19 0,-8-10 0,-15-16 0,-1 0 0,0 0 0,-1 0 0,1 1 0,6 14 0,-10-17 0,0 0 0,-1 1 0,0 0 0,0-1 0,-1 1 0,0 0 0,0 0 0,-1 0 0,0 9 0,0 3 0,0-11 0,0 0 0,-1 1 0,1-1 0,-5 13 0,5-18 0,-1 0 0,0-1 0,-1 1 0,1-1 0,0 1 0,-1-1 0,1 0 0,-1 0 0,0 0 0,0 1 0,0-2 0,0 1 0,0 0 0,0 0 0,0-1 0,-1 1 0,-4 2 0,-6 2 0,0-1 0,-1 0 0,0-1 0,-18 4 0,27-7 0,-1 0 0,1 0 0,0-1 0,-1 0 0,1 0 0,-1 0 0,1-1 0,0 1 0,-1-1 0,1-1 0,0 1 0,0-1 0,0 0 0,-8-3 0,13 4 0,0 1 0,0 0 0,0 0 0,0 0 0,-1 0 0,1 0 0,0 0 0,0 0 0,0-1 0,0 1 0,0 0 0,0 0 0,0 0 0,0 0 0,0 0 0,0-1 0,0 1 0,0 0 0,0 0 0,0 0 0,0 0 0,0-1 0,0 1 0,0 0 0,0 0 0,0 0 0,0 0 0,0 0 0,0-1 0,0 1 0,0 0 0,0 0 0,0 0 0,0 0 0,0 0 0,1 0 0,-1-1 0,0 1 0,0 0 0,0 0 0,0 0 0,0 0 0,0 0 0,0 0 0,1 0 0,-1 0 0,0 0 0,0-1 0,0 1 0,0 0 0,0 0 0,1 0 0,-1 0 0,0 0 0,0 0 0,0 0 0,0 0 0,1 0 0,-1 0 0,0 0 0,0 0 0,0 0 0,0 0 0,0 0 0,1 1 0,-1-1 0,0 0 0,0 0 0,0 0 0,13-2 0,-5 2 0,0 0 0,-1 1 0,1 0 0,-1 0 0,1 1 0,-1 0 0,1 0 0,-1 1 0,0 0 0,0 0 0,0 1 0,-1 0 0,1 0 0,6 6 0,-5-4 0,-1-1 0,-1 2 0,1-1 0,-1 1 0,0 0 0,0 1 0,-1-1 0,0 1 0,0 0 0,-1 0 0,5 14 0,-8-19 0,5 13 0,-1 1 0,-1-1 0,-1 1 0,2 17 0,-5-30 0,1 0 0,-1 0 0,-1 0 0,1 0 0,0 0 0,-1 0 0,0 0 0,0 0 0,0 0 0,0 0 0,-1 0 0,0-1 0,1 1 0,-1-1 0,0 1 0,-1-1 0,1 0 0,-1 0 0,1 0 0,-1 0 0,0 0 0,-7 5 0,-8 3 0,-2-1 0,0 0 0,0-1 0,0-1 0,-1-1 0,0-1 0,-1-1 0,1-1 0,-1-1 0,0 0 0,-24-2 0,43-1 14,0-1 1,0 1-1,1-1 0,-1 0 0,0 0 1,1 0-1,-1 0 0,0 0 0,1 0 0,0-1 1,-1 1-1,1-1 0,0 0 0,0 0 1,0 0-1,0 0 0,0 0 0,0 0 0,0 0 1,1-1-1,-1 1 0,1-1 0,-1-2 1,-3-4-300,2-1 1,-1 1-1,1-1 1,1 0-1,-2-11 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01:46:21.31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1 183 24575,'0'-10'0,"0"0"0,0 0 0,1 0 0,1 0 0,3-13 0,-3 18 0,0 1 0,0-1 0,1 0 0,0 1 0,-1-1 0,1 1 0,1 0 0,-1 0 0,1 0 0,0 0 0,7-5 0,-2 2 0,1 1 0,0 0 0,1 1 0,-1 0 0,1 1 0,0 0 0,0 0 0,0 1 0,0 1 0,19-2 0,-21 3 0,1 0 0,-1 1 0,1 0 0,-1 0 0,1 1 0,-1 1 0,0 0 0,1 0 0,-1 0 0,0 1 0,0 1 0,-1 0 0,12 6 0,-15-6 0,0-1 0,0 2 0,-1-1 0,1 0 0,-1 1 0,0 0 0,-1 0 0,1 0 0,-1 0 0,0 1 0,0-1 0,-1 1 0,0 0 0,0 0 0,2 9 0,0 7 0,-1 1 0,1 44 0,-2-14 0,2-15 0,-2-21 0,0 1 0,-1 0 0,0 0 0,-2-1 0,-2 21 0,1-35 0,1 1 0,0-1 0,-1 0 0,1 0 0,-1 0 0,0 0 0,0 0 0,0 0 0,0 0 0,-1-1 0,1 1 0,-1-1 0,0 0 0,-5 4 0,-5 3 0,-1-1 0,-15 6 0,4-1 0,-87 43 0,98-49 0,-1-1 0,1 0 0,-27 6 0,101-12 0,108 16 0,58 26 0,-173-36 276,-43-5-481,0-1 0,0 2 0,0-1-1,0 1 1,0 1 0,0 0 0,11 5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01:46:17.01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390 1 24575,'-11'281'0,"6"-220"0,-9 69 0,11-102 0,0 1 0,3 37 0,0-44 0,0 1 0,-1-1 0,-1 1 0,-9 37 0,11-59 13,0-1 0,0 1-1,0 0 1,0 0-1,0-1 1,-1 1 0,1 0-1,0-1 1,0 1 0,-1 0-1,1-1 1,-1 1 0,1 0-1,0-1 1,-1 1 0,1-1-1,-1 1 1,1-1-1,-1 1 1,0-1 0,1 1-1,-1-1 1,0 1 0,1-1-1,-1 0 1,0 1 0,0-2-85,0 1 1,1 0 0,-1-1 0,1 0 0,-1 1 0,0-1 0,1 1 0,-1-1 0,1 0-1,0 1 1,-1-1 0,1 0 0,-1 1 0,1-1 0,0 0 0,0 0 0,-1 1 0,1-1 0,0 0-1,0 0 1,0 0 0,0 1 0,0-3 0</inkml:trace>
  <inkml:trace contextRef="#ctx0" brushRef="#br0" timeOffset="822.72">318 72 24575,'3'-1'0,"1"1"0,0 1 0,-1-1 0,1 0 0,-1 1 0,5 1 0,-8-2 0,1 0 0,-1 0 0,0 1 0,1-1 0,-1 0 0,0 0 0,1 0 0,-1 1 0,0-1 0,0 0 0,1 0 0,-1 0 0,0 1 0,0-1 0,1 0 0,-1 1 0,0-1 0,0 0 0,0 1 0,0-1 0,0 0 0,1 1 0,-1-1 0,0 0 0,0 1 0,0-1 0,0 1 0,-1 0 0,1 0 0,0 0 0,-1 0 0,1 0 0,0 0 0,-1 0 0,0 0 0,1 0 0,-1 0 0,1 0 0,-1-1 0,0 1 0,0 0 0,-28 29 0,-81 88 0,92-95 0,0 1 0,2 0 0,-21 40 0,32-55 51,-1 0 0,0 0 0,0-1-1,-1 0 1,-10 10 0,-18 22-1721</inkml:trace>
  <inkml:trace contextRef="#ctx0" brushRef="#br0" timeOffset="1572.8">1 795 24575,'709'0'-1365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653</Words>
  <Characters>2335</Characters>
  <Application>Microsoft Office Word</Application>
  <DocSecurity>0</DocSecurity>
  <Lines>125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Lab 4 Manual.docx</vt:lpstr>
    </vt:vector>
  </TitlesOfParts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4 Manual.docx</dc:title>
  <dc:subject/>
  <dc:creator>ming</dc:creator>
  <cp:keywords/>
  <cp:lastModifiedBy>YOU Xuye</cp:lastModifiedBy>
  <cp:revision>7</cp:revision>
  <dcterms:created xsi:type="dcterms:W3CDTF">2025-03-26T04:38:00Z</dcterms:created>
  <dcterms:modified xsi:type="dcterms:W3CDTF">2025-11-03T02:22:00Z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2022-10-15T00:00:00Z</vt:filetime>
  </property>
  <property fmtid="{D5CDD505-2E9C-101B-9397-08002B2CF9AE}" pid="3" name="LastSaved">
    <vt:filetime>2024-02-21T00:00:00Z</vt:filetime>
  </property>
  <property fmtid="{D5CDD505-2E9C-101B-9397-08002B2CF9AE}" pid="4" name="GrammarlyDocumentId">
    <vt:lpwstr>f2a601b650808d409393f590895950abdcebb4371b8d21ec38f8e9e2c7de4157</vt:lpwstr>
  </property>
</Properties>
</file>